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CC5B1F" w14:textId="19ED78EE" w:rsidR="003E41F0" w:rsidRDefault="006977C8">
      <w:pPr>
        <w:spacing w:after="200"/>
      </w:pPr>
      <w:r>
        <w:rPr>
          <w:b/>
          <w:bCs/>
          <w:color w:val="1E40AF"/>
          <w:sz w:val="48"/>
          <w:szCs w:val="48"/>
        </w:rPr>
        <w:t>Allgemeine Gesch</w:t>
      </w:r>
      <w:ins w:id="0" w:author="Anna Rose" w:date="2026-05-27T11:50:00Z">
        <w:r w:rsidR="00EA03EE">
          <w:rPr>
            <w:b/>
            <w:bCs/>
            <w:color w:val="1E40AF"/>
            <w:sz w:val="48"/>
            <w:szCs w:val="48"/>
          </w:rPr>
          <w:t>ä</w:t>
        </w:r>
      </w:ins>
      <w:del w:id="1" w:author="Anna Rose" w:date="2026-05-27T11:50:00Z">
        <w:r w:rsidDel="00EA03EE">
          <w:rPr>
            <w:b/>
            <w:bCs/>
            <w:color w:val="1E40AF"/>
            <w:sz w:val="48"/>
            <w:szCs w:val="48"/>
          </w:rPr>
          <w:delText>ae</w:delText>
        </w:r>
      </w:del>
      <w:r>
        <w:rPr>
          <w:b/>
          <w:bCs/>
          <w:color w:val="1E40AF"/>
          <w:sz w:val="48"/>
          <w:szCs w:val="48"/>
        </w:rPr>
        <w:t>ftsbedingungen (AGB)</w:t>
      </w:r>
    </w:p>
    <w:p w14:paraId="56D095E4" w14:textId="4644FD5B" w:rsidR="003E41F0" w:rsidRDefault="006977C8">
      <w:pPr>
        <w:spacing w:before="80" w:after="120"/>
      </w:pPr>
      <w:r>
        <w:rPr>
          <w:color w:val="1F2937"/>
        </w:rPr>
        <w:t>Stand: M</w:t>
      </w:r>
      <w:ins w:id="2" w:author="Anna Rose" w:date="2026-05-27T11:50:00Z">
        <w:r w:rsidR="00EA03EE">
          <w:rPr>
            <w:color w:val="1F2937"/>
          </w:rPr>
          <w:t>ä</w:t>
        </w:r>
      </w:ins>
      <w:del w:id="3" w:author="Anna Rose" w:date="2026-05-27T11:50:00Z">
        <w:r w:rsidDel="00EA03EE">
          <w:rPr>
            <w:color w:val="1F2937"/>
          </w:rPr>
          <w:delText>ae</w:delText>
        </w:r>
      </w:del>
      <w:r>
        <w:rPr>
          <w:color w:val="1F2937"/>
        </w:rPr>
        <w:t xml:space="preserve">rz 2026 | </w:t>
      </w:r>
      <w:proofErr w:type="spellStart"/>
      <w:r>
        <w:rPr>
          <w:color w:val="1F2937"/>
        </w:rPr>
        <w:t>BauAbnahme</w:t>
      </w:r>
      <w:proofErr w:type="spellEnd"/>
      <w:r>
        <w:rPr>
          <w:color w:val="1F2937"/>
        </w:rPr>
        <w:t xml:space="preserve"> – Anna Rose Office Services</w:t>
      </w:r>
    </w:p>
    <w:p w14:paraId="1B133FAB" w14:textId="77777777" w:rsidR="003E41F0" w:rsidRDefault="003E41F0">
      <w:pPr>
        <w:spacing w:before="80" w:after="80"/>
      </w:pPr>
    </w:p>
    <w:p w14:paraId="4C7E55EB" w14:textId="77777777" w:rsidR="003E41F0" w:rsidRDefault="006977C8">
      <w:pPr>
        <w:pStyle w:val="berschrift1"/>
      </w:pPr>
      <w:r>
        <w:rPr>
          <w:color w:val="1E40AF"/>
        </w:rPr>
        <w:t>1. Geltungsbereich</w:t>
      </w:r>
    </w:p>
    <w:p w14:paraId="25B2E733" w14:textId="03C7F12B" w:rsidR="003E41F0" w:rsidRDefault="006977C8">
      <w:pPr>
        <w:spacing w:before="80" w:after="120"/>
      </w:pPr>
      <w:r>
        <w:rPr>
          <w:color w:val="1F2937"/>
        </w:rPr>
        <w:t xml:space="preserve">Diese Allgemeinen </w:t>
      </w:r>
      <w:proofErr w:type="spellStart"/>
      <w:r>
        <w:rPr>
          <w:color w:val="1F2937"/>
        </w:rPr>
        <w:t>Geschaeftsbedingungen</w:t>
      </w:r>
      <w:proofErr w:type="spellEnd"/>
      <w:r>
        <w:rPr>
          <w:color w:val="1F2937"/>
        </w:rPr>
        <w:t xml:space="preserve"> (AGB) gelten </w:t>
      </w:r>
      <w:proofErr w:type="spellStart"/>
      <w:r>
        <w:rPr>
          <w:color w:val="1F2937"/>
        </w:rPr>
        <w:t>fuer</w:t>
      </w:r>
      <w:proofErr w:type="spellEnd"/>
      <w:r>
        <w:rPr>
          <w:color w:val="1F2937"/>
        </w:rPr>
        <w:t xml:space="preserve"> die Nutzung der Software-</w:t>
      </w:r>
      <w:proofErr w:type="spellStart"/>
      <w:r>
        <w:rPr>
          <w:color w:val="1F2937"/>
        </w:rPr>
        <w:t>as</w:t>
      </w:r>
      <w:proofErr w:type="spellEnd"/>
      <w:r>
        <w:rPr>
          <w:color w:val="1F2937"/>
        </w:rPr>
        <w:t>-a-Service-L</w:t>
      </w:r>
      <w:ins w:id="4" w:author="Anna Rose" w:date="2026-05-27T11:50:00Z">
        <w:r w:rsidR="00EA03EE">
          <w:rPr>
            <w:color w:val="1F2937"/>
          </w:rPr>
          <w:t>ö</w:t>
        </w:r>
      </w:ins>
      <w:del w:id="5" w:author="Anna Rose" w:date="2026-05-27T11:50:00Z">
        <w:r w:rsidDel="00EA03EE">
          <w:rPr>
            <w:color w:val="1F2937"/>
          </w:rPr>
          <w:delText>oe</w:delText>
        </w:r>
      </w:del>
      <w:r>
        <w:rPr>
          <w:color w:val="1F2937"/>
        </w:rPr>
        <w:t>s</w:t>
      </w:r>
      <w:ins w:id="6" w:author="Anna Rose" w:date="2026-05-27T11:50:00Z">
        <w:r w:rsidR="00EA03EE">
          <w:rPr>
            <w:color w:val="1F2937"/>
          </w:rPr>
          <w:t>ch</w:t>
        </w:r>
      </w:ins>
      <w:r>
        <w:rPr>
          <w:color w:val="1F2937"/>
        </w:rPr>
        <w:t xml:space="preserve">ung </w:t>
      </w:r>
      <w:proofErr w:type="spellStart"/>
      <w:r>
        <w:rPr>
          <w:color w:val="1F2937"/>
        </w:rPr>
        <w:t>BauAbnahme</w:t>
      </w:r>
      <w:proofErr w:type="spellEnd"/>
      <w:r>
        <w:rPr>
          <w:color w:val="1F2937"/>
        </w:rPr>
        <w:t xml:space="preserve"> (nachfolgend 'App') der Anna Rose Office Services, Seilerhof 9, 6344 </w:t>
      </w:r>
      <w:proofErr w:type="spellStart"/>
      <w:r>
        <w:rPr>
          <w:color w:val="1F2937"/>
        </w:rPr>
        <w:t>Meierskappel</w:t>
      </w:r>
      <w:proofErr w:type="spellEnd"/>
      <w:r>
        <w:rPr>
          <w:color w:val="1F2937"/>
        </w:rPr>
        <w:t xml:space="preserve"> ('Anbieterin').</w:t>
      </w:r>
    </w:p>
    <w:p w14:paraId="5B5C464C" w14:textId="5FB85D0E" w:rsidR="003E41F0" w:rsidRDefault="006977C8">
      <w:pPr>
        <w:spacing w:before="80" w:after="120"/>
      </w:pPr>
      <w:r>
        <w:rPr>
          <w:color w:val="1F2937"/>
        </w:rPr>
        <w:t>Durch die Registrierung und Nutzung der App</w:t>
      </w:r>
      <w:ins w:id="7" w:author="Simon Schmid" w:date="2026-05-21T11:44:00Z">
        <w:r w:rsidR="00814EB9">
          <w:rPr>
            <w:color w:val="1F2937"/>
          </w:rPr>
          <w:t xml:space="preserve"> werden diese AGB Vertragsbestandteil und der</w:t>
        </w:r>
      </w:ins>
      <w:r>
        <w:rPr>
          <w:color w:val="1F2937"/>
        </w:rPr>
        <w:t xml:space="preserve"> </w:t>
      </w:r>
      <w:del w:id="8" w:author="Simon Schmid" w:date="2026-05-21T11:44:00Z">
        <w:r w:rsidDel="00814EB9">
          <w:rPr>
            <w:color w:val="1F2937"/>
          </w:rPr>
          <w:delText>akzeptiert der</w:delText>
        </w:r>
      </w:del>
      <w:r>
        <w:rPr>
          <w:color w:val="1F2937"/>
        </w:rPr>
        <w:t xml:space="preserve"> Nutzer </w:t>
      </w:r>
      <w:ins w:id="9" w:author="Simon Schmid" w:date="2026-05-21T11:44:00Z">
        <w:r w:rsidR="00814EB9">
          <w:rPr>
            <w:color w:val="1F2937"/>
          </w:rPr>
          <w:t xml:space="preserve">akzeptiert </w:t>
        </w:r>
      </w:ins>
      <w:r>
        <w:rPr>
          <w:color w:val="1F2937"/>
        </w:rPr>
        <w:t xml:space="preserve">diese AGB </w:t>
      </w:r>
      <w:commentRangeStart w:id="10"/>
      <w:r>
        <w:rPr>
          <w:color w:val="1F2937"/>
        </w:rPr>
        <w:t>vollumf</w:t>
      </w:r>
      <w:ins w:id="11" w:author="Anna Rose" w:date="2026-05-27T11:50:00Z">
        <w:r w:rsidR="00EA03EE">
          <w:rPr>
            <w:color w:val="1F2937"/>
          </w:rPr>
          <w:t>ä</w:t>
        </w:r>
      </w:ins>
      <w:del w:id="12" w:author="Anna Rose" w:date="2026-05-27T11:50:00Z">
        <w:r w:rsidDel="00EA03EE">
          <w:rPr>
            <w:color w:val="1F2937"/>
          </w:rPr>
          <w:delText>ae</w:delText>
        </w:r>
      </w:del>
      <w:r>
        <w:rPr>
          <w:color w:val="1F2937"/>
        </w:rPr>
        <w:t>nglich</w:t>
      </w:r>
      <w:commentRangeEnd w:id="10"/>
      <w:r w:rsidR="00814EB9">
        <w:rPr>
          <w:rStyle w:val="Kommentarzeichen"/>
        </w:rPr>
        <w:commentReference w:id="10"/>
      </w:r>
      <w:r>
        <w:rPr>
          <w:color w:val="1F2937"/>
        </w:rPr>
        <w:t>.</w:t>
      </w:r>
    </w:p>
    <w:p w14:paraId="7E01C957" w14:textId="77777777" w:rsidR="003E41F0" w:rsidRDefault="003E41F0">
      <w:pPr>
        <w:spacing w:before="80" w:after="80"/>
      </w:pPr>
    </w:p>
    <w:p w14:paraId="259618DA" w14:textId="77777777" w:rsidR="003E41F0" w:rsidRDefault="006977C8">
      <w:pPr>
        <w:pStyle w:val="berschrift1"/>
      </w:pPr>
      <w:r>
        <w:rPr>
          <w:color w:val="1E40AF"/>
        </w:rPr>
        <w:t>2. Leistungsbeschreibung</w:t>
      </w:r>
    </w:p>
    <w:p w14:paraId="0A441B9F" w14:textId="287BC3EE" w:rsidR="003E41F0" w:rsidRDefault="006977C8">
      <w:pPr>
        <w:spacing w:before="80" w:after="120"/>
      </w:pPr>
      <w:proofErr w:type="spellStart"/>
      <w:r>
        <w:rPr>
          <w:color w:val="1F2937"/>
        </w:rPr>
        <w:t>BauAbnahme</w:t>
      </w:r>
      <w:proofErr w:type="spellEnd"/>
      <w:r>
        <w:rPr>
          <w:color w:val="1F2937"/>
        </w:rPr>
        <w:t xml:space="preserve"> ist eine cloudbasierte App f</w:t>
      </w:r>
      <w:ins w:id="13" w:author="Anna Rose" w:date="2026-05-27T11:51:00Z">
        <w:r w:rsidR="00EA03EE">
          <w:rPr>
            <w:color w:val="1F2937"/>
          </w:rPr>
          <w:t>ü</w:t>
        </w:r>
      </w:ins>
      <w:del w:id="14" w:author="Anna Rose" w:date="2026-05-27T11:51:00Z">
        <w:r w:rsidDel="00EA03EE">
          <w:rPr>
            <w:color w:val="1F2937"/>
          </w:rPr>
          <w:delText>ue</w:delText>
        </w:r>
      </w:del>
      <w:r>
        <w:rPr>
          <w:color w:val="1F2937"/>
        </w:rPr>
        <w:t>r das Handwerk, die folgende Funktionen bereitstellt:</w:t>
      </w:r>
    </w:p>
    <w:p w14:paraId="71E44D9E" w14:textId="77777777" w:rsidR="003E41F0" w:rsidRDefault="006977C8">
      <w:pPr>
        <w:pStyle w:val="Listenabsatz"/>
        <w:numPr>
          <w:ilvl w:val="0"/>
          <w:numId w:val="2"/>
        </w:numPr>
        <w:spacing w:before="60" w:after="60"/>
      </w:pPr>
      <w:r>
        <w:rPr>
          <w:color w:val="1F2937"/>
        </w:rPr>
        <w:t>Erstellung und Verwaltung von Rapporten</w:t>
      </w:r>
    </w:p>
    <w:p w14:paraId="5E82A2B4" w14:textId="77777777" w:rsidR="003E41F0" w:rsidRDefault="006977C8">
      <w:pPr>
        <w:pStyle w:val="Listenabsatz"/>
        <w:numPr>
          <w:ilvl w:val="0"/>
          <w:numId w:val="2"/>
        </w:numPr>
        <w:spacing w:before="60" w:after="60"/>
      </w:pPr>
      <w:r>
        <w:rPr>
          <w:color w:val="1F2937"/>
        </w:rPr>
        <w:t>Rechnungsstellung und Verwaltung</w:t>
      </w:r>
    </w:p>
    <w:p w14:paraId="54A8BA6B" w14:textId="77777777" w:rsidR="003E41F0" w:rsidRDefault="006977C8">
      <w:pPr>
        <w:pStyle w:val="Listenabsatz"/>
        <w:numPr>
          <w:ilvl w:val="0"/>
          <w:numId w:val="2"/>
        </w:numPr>
        <w:spacing w:before="60" w:after="60"/>
      </w:pPr>
      <w:r>
        <w:rPr>
          <w:color w:val="1F2937"/>
        </w:rPr>
        <w:t>Kundenverwaltung</w:t>
      </w:r>
    </w:p>
    <w:p w14:paraId="68046B58" w14:textId="77777777" w:rsidR="003E41F0" w:rsidRDefault="006977C8">
      <w:pPr>
        <w:pStyle w:val="Listenabsatz"/>
        <w:numPr>
          <w:ilvl w:val="0"/>
          <w:numId w:val="2"/>
        </w:numPr>
        <w:spacing w:before="60" w:after="60"/>
      </w:pPr>
      <w:r>
        <w:rPr>
          <w:color w:val="1F2937"/>
        </w:rPr>
        <w:t>Katalogverwaltung (Material, Mitarbeiter)</w:t>
      </w:r>
    </w:p>
    <w:p w14:paraId="0C96EBF5" w14:textId="77777777" w:rsidR="003E41F0" w:rsidRDefault="003E41F0">
      <w:pPr>
        <w:spacing w:before="80" w:after="80"/>
      </w:pPr>
    </w:p>
    <w:p w14:paraId="14E6D971" w14:textId="2F185BFA" w:rsidR="003E41F0" w:rsidRDefault="006977C8">
      <w:pPr>
        <w:spacing w:before="80" w:after="120"/>
      </w:pPr>
      <w:r>
        <w:rPr>
          <w:color w:val="1F2937"/>
        </w:rPr>
        <w:t>Die App wird als Software-</w:t>
      </w:r>
      <w:proofErr w:type="spellStart"/>
      <w:r>
        <w:rPr>
          <w:color w:val="1F2937"/>
        </w:rPr>
        <w:t>as</w:t>
      </w:r>
      <w:proofErr w:type="spellEnd"/>
      <w:r>
        <w:rPr>
          <w:color w:val="1F2937"/>
        </w:rPr>
        <w:t xml:space="preserve">-a-Service (SaaS) </w:t>
      </w:r>
      <w:ins w:id="15" w:author="Anna Rose" w:date="2026-05-27T11:51:00Z">
        <w:r w:rsidR="00EA03EE">
          <w:rPr>
            <w:color w:val="1F2937"/>
          </w:rPr>
          <w:t>ü</w:t>
        </w:r>
      </w:ins>
      <w:del w:id="16" w:author="Anna Rose" w:date="2026-05-27T11:51:00Z">
        <w:r w:rsidDel="00EA03EE">
          <w:rPr>
            <w:color w:val="1F2937"/>
          </w:rPr>
          <w:delText>ue</w:delText>
        </w:r>
      </w:del>
      <w:r>
        <w:rPr>
          <w:color w:val="1F2937"/>
        </w:rPr>
        <w:t>ber das Internet bereitgestellt. Eine lokale Installation ist nicht erforderlich.</w:t>
      </w:r>
    </w:p>
    <w:p w14:paraId="773089CE" w14:textId="77777777" w:rsidR="003E41F0" w:rsidRDefault="003E41F0">
      <w:pPr>
        <w:spacing w:before="80" w:after="80"/>
      </w:pPr>
    </w:p>
    <w:p w14:paraId="1C23A829" w14:textId="77777777" w:rsidR="003E41F0" w:rsidRDefault="006977C8">
      <w:pPr>
        <w:pStyle w:val="berschrift1"/>
      </w:pPr>
      <w:r>
        <w:rPr>
          <w:color w:val="1E40AF"/>
        </w:rPr>
        <w:t>3. Vertragsschluss und Abonnement</w:t>
      </w:r>
    </w:p>
    <w:p w14:paraId="1EF6FE58" w14:textId="77777777" w:rsidR="003E41F0" w:rsidRDefault="006977C8">
      <w:pPr>
        <w:pStyle w:val="berschrift2"/>
      </w:pPr>
      <w:r>
        <w:rPr>
          <w:color w:val="1F2937"/>
        </w:rPr>
        <w:t>3.1 Registrierung</w:t>
      </w:r>
    </w:p>
    <w:p w14:paraId="04883A75" w14:textId="77777777" w:rsidR="003E41F0" w:rsidRDefault="006977C8">
      <w:pPr>
        <w:spacing w:before="80" w:after="120"/>
      </w:pPr>
      <w:r>
        <w:rPr>
          <w:color w:val="1F2937"/>
        </w:rPr>
        <w:t>Der Vertrag kommt durch erfolgreiche Registrierung und Auswahl eines Abonnements zustande.</w:t>
      </w:r>
    </w:p>
    <w:p w14:paraId="79374EBA" w14:textId="77777777" w:rsidR="003E41F0" w:rsidRDefault="003E41F0">
      <w:pPr>
        <w:spacing w:before="80" w:after="80"/>
      </w:pPr>
    </w:p>
    <w:p w14:paraId="59D42690" w14:textId="77777777" w:rsidR="003E41F0" w:rsidRDefault="006977C8">
      <w:pPr>
        <w:pStyle w:val="berschrift2"/>
      </w:pPr>
      <w:r>
        <w:rPr>
          <w:color w:val="1F2937"/>
        </w:rPr>
        <w:t>3.2 Abonnements</w:t>
      </w:r>
    </w:p>
    <w:p w14:paraId="3AD838DB" w14:textId="77777777" w:rsidR="003E41F0" w:rsidRDefault="006977C8">
      <w:pPr>
        <w:spacing w:before="80" w:after="120"/>
      </w:pPr>
      <w:r>
        <w:rPr>
          <w:color w:val="1F2937"/>
        </w:rPr>
        <w:t>Es werden folgende Abonnements angeboten:</w:t>
      </w:r>
    </w:p>
    <w:p w14:paraId="1409FB88" w14:textId="548D497B" w:rsidR="003E41F0" w:rsidRDefault="006977C8">
      <w:pPr>
        <w:pStyle w:val="Listenabsatz"/>
        <w:numPr>
          <w:ilvl w:val="0"/>
          <w:numId w:val="2"/>
        </w:numPr>
        <w:spacing w:before="60" w:after="60"/>
      </w:pPr>
      <w:r>
        <w:rPr>
          <w:color w:val="1F2937"/>
        </w:rPr>
        <w:t>Starter: Kostenlos (mit eingeschr</w:t>
      </w:r>
      <w:ins w:id="17" w:author="Anna Rose" w:date="2026-05-27T11:51:00Z">
        <w:r w:rsidR="00EA03EE">
          <w:rPr>
            <w:color w:val="1F2937"/>
          </w:rPr>
          <w:t>ä</w:t>
        </w:r>
      </w:ins>
      <w:del w:id="18" w:author="Anna Rose" w:date="2026-05-27T11:51:00Z">
        <w:r w:rsidDel="00EA03EE">
          <w:rPr>
            <w:color w:val="1F2937"/>
          </w:rPr>
          <w:delText>ae</w:delText>
        </w:r>
      </w:del>
      <w:r>
        <w:rPr>
          <w:color w:val="1F2937"/>
        </w:rPr>
        <w:t>nktem Funktionsumfang)</w:t>
      </w:r>
    </w:p>
    <w:p w14:paraId="5E035F4E" w14:textId="283157E3" w:rsidR="003E41F0" w:rsidRDefault="006977C8">
      <w:pPr>
        <w:pStyle w:val="Listenabsatz"/>
        <w:numPr>
          <w:ilvl w:val="0"/>
          <w:numId w:val="2"/>
        </w:numPr>
        <w:spacing w:before="60" w:after="60"/>
      </w:pPr>
      <w:r>
        <w:rPr>
          <w:color w:val="1F2937"/>
        </w:rPr>
        <w:t xml:space="preserve">Pro: CHF </w:t>
      </w:r>
      <w:ins w:id="19" w:author="Anna Rose" w:date="2026-05-27T11:51:00Z">
        <w:r w:rsidR="00EA03EE">
          <w:rPr>
            <w:color w:val="1F2937"/>
          </w:rPr>
          <w:t>4</w:t>
        </w:r>
      </w:ins>
      <w:del w:id="20" w:author="Anna Rose" w:date="2026-05-27T11:51:00Z">
        <w:r w:rsidDel="00EA03EE">
          <w:rPr>
            <w:color w:val="1F2937"/>
          </w:rPr>
          <w:delText>2</w:delText>
        </w:r>
      </w:del>
      <w:r>
        <w:rPr>
          <w:color w:val="1F2937"/>
        </w:rPr>
        <w:t>9.00 pro Monat</w:t>
      </w:r>
      <w:ins w:id="21" w:author="Anna Rose" w:date="2026-05-27T12:57:00Z">
        <w:r w:rsidR="001F34EE">
          <w:rPr>
            <w:color w:val="1F2937"/>
          </w:rPr>
          <w:t xml:space="preserve"> oder CHF 490.00 pro Jahr</w:t>
        </w:r>
      </w:ins>
    </w:p>
    <w:p w14:paraId="426C1771" w14:textId="01B4A1C3" w:rsidR="003E41F0" w:rsidRDefault="006977C8">
      <w:pPr>
        <w:pStyle w:val="Listenabsatz"/>
        <w:numPr>
          <w:ilvl w:val="0"/>
          <w:numId w:val="2"/>
        </w:numPr>
        <w:spacing w:before="60" w:after="60"/>
      </w:pPr>
      <w:r>
        <w:rPr>
          <w:color w:val="1F2937"/>
        </w:rPr>
        <w:t xml:space="preserve">Team: CHF </w:t>
      </w:r>
      <w:ins w:id="22" w:author="Anna Rose" w:date="2026-05-27T11:51:00Z">
        <w:r w:rsidR="00EA03EE">
          <w:rPr>
            <w:color w:val="1F2937"/>
          </w:rPr>
          <w:t>9</w:t>
        </w:r>
      </w:ins>
      <w:del w:id="23" w:author="Anna Rose" w:date="2026-05-27T11:51:00Z">
        <w:r w:rsidDel="00EA03EE">
          <w:rPr>
            <w:color w:val="1F2937"/>
          </w:rPr>
          <w:delText>7</w:delText>
        </w:r>
      </w:del>
      <w:r>
        <w:rPr>
          <w:color w:val="1F2937"/>
        </w:rPr>
        <w:t>9.00 pro Monat</w:t>
      </w:r>
      <w:ins w:id="24" w:author="Anna Rose" w:date="2026-05-27T12:57:00Z">
        <w:r w:rsidR="001F34EE">
          <w:rPr>
            <w:color w:val="1F2937"/>
          </w:rPr>
          <w:t xml:space="preserve"> oder CHF 990.00 pro Jahr</w:t>
        </w:r>
      </w:ins>
    </w:p>
    <w:p w14:paraId="47CC174D" w14:textId="77777777" w:rsidR="003E41F0" w:rsidRDefault="003E41F0">
      <w:pPr>
        <w:spacing w:before="80" w:after="80"/>
      </w:pPr>
    </w:p>
    <w:p w14:paraId="7BA6C939" w14:textId="63BA65E1" w:rsidR="003E41F0" w:rsidRDefault="006977C8">
      <w:pPr>
        <w:spacing w:before="80" w:after="120"/>
      </w:pPr>
      <w:r>
        <w:rPr>
          <w:color w:val="1F2937"/>
        </w:rPr>
        <w:t xml:space="preserve">Die Preise verstehen sich exklusive Mehrwertsteuer. Die Abrechnung erfolgt monatlich im Voraus </w:t>
      </w:r>
      <w:ins w:id="25" w:author="Anna Rose" w:date="2026-05-27T11:51:00Z">
        <w:r w:rsidR="00EA03EE">
          <w:rPr>
            <w:color w:val="1F2937"/>
          </w:rPr>
          <w:t>ü</w:t>
        </w:r>
      </w:ins>
      <w:del w:id="26" w:author="Anna Rose" w:date="2026-05-27T11:51:00Z">
        <w:r w:rsidDel="00EA03EE">
          <w:rPr>
            <w:color w:val="1F2937"/>
          </w:rPr>
          <w:delText>ue</w:delText>
        </w:r>
      </w:del>
      <w:r>
        <w:rPr>
          <w:color w:val="1F2937"/>
        </w:rPr>
        <w:t xml:space="preserve">ber </w:t>
      </w:r>
      <w:proofErr w:type="spellStart"/>
      <w:r>
        <w:rPr>
          <w:color w:val="1F2937"/>
        </w:rPr>
        <w:t>Stripe</w:t>
      </w:r>
      <w:proofErr w:type="spellEnd"/>
      <w:r>
        <w:rPr>
          <w:color w:val="1F2937"/>
        </w:rPr>
        <w:t>.</w:t>
      </w:r>
      <w:ins w:id="27" w:author="Simon Schmid" w:date="2026-05-21T11:21:00Z">
        <w:r w:rsidR="00D45C93">
          <w:rPr>
            <w:color w:val="1F2937"/>
          </w:rPr>
          <w:t xml:space="preserve"> Ein Abonnement wird </w:t>
        </w:r>
      </w:ins>
      <w:ins w:id="28" w:author="Simon Schmid" w:date="2026-05-21T11:23:00Z">
        <w:r w:rsidR="00D45C93">
          <w:rPr>
            <w:color w:val="1F2937"/>
          </w:rPr>
          <w:t>auf unbestimmte Zeit geschlossen.</w:t>
        </w:r>
      </w:ins>
    </w:p>
    <w:p w14:paraId="48829142" w14:textId="77777777" w:rsidR="003E41F0" w:rsidRDefault="003E41F0">
      <w:pPr>
        <w:spacing w:before="80" w:after="80"/>
      </w:pPr>
    </w:p>
    <w:p w14:paraId="540B6D10" w14:textId="2E824CEE" w:rsidR="003E41F0" w:rsidDel="00044C7C" w:rsidRDefault="006977C8">
      <w:pPr>
        <w:pStyle w:val="berschrift2"/>
        <w:rPr>
          <w:del w:id="29" w:author="Simon Schmid" w:date="2026-05-21T12:04:00Z"/>
        </w:rPr>
      </w:pPr>
      <w:del w:id="30" w:author="Simon Schmid" w:date="2026-05-21T12:04:00Z">
        <w:r w:rsidDel="00044C7C">
          <w:rPr>
            <w:color w:val="1F2937"/>
          </w:rPr>
          <w:delText>3.3 Kuendigung</w:delText>
        </w:r>
      </w:del>
    </w:p>
    <w:p w14:paraId="5563E1B8" w14:textId="7EA51AD9" w:rsidR="003E41F0" w:rsidDel="00044C7C" w:rsidRDefault="006977C8">
      <w:pPr>
        <w:spacing w:before="80" w:after="120"/>
        <w:rPr>
          <w:del w:id="31" w:author="Simon Schmid" w:date="2026-05-21T12:04:00Z"/>
        </w:rPr>
      </w:pPr>
      <w:del w:id="32" w:author="Simon Schmid" w:date="2026-05-21T12:01:00Z">
        <w:r w:rsidDel="00044C7C">
          <w:rPr>
            <w:color w:val="1F2937"/>
          </w:rPr>
          <w:delText>Abonnements koennen jederzeit zum Ende des laufenden Abrechnungszeitraums gekuendigt werden</w:delText>
        </w:r>
      </w:del>
      <w:del w:id="33" w:author="Simon Schmid" w:date="2026-05-21T12:04:00Z">
        <w:r w:rsidDel="00044C7C">
          <w:rPr>
            <w:color w:val="1F2937"/>
          </w:rPr>
          <w:delText>.</w:delText>
        </w:r>
      </w:del>
      <w:del w:id="34" w:author="Simon Schmid" w:date="2026-05-21T12:03:00Z">
        <w:r w:rsidDel="00044C7C">
          <w:rPr>
            <w:color w:val="1F2937"/>
          </w:rPr>
          <w:delText xml:space="preserve"> Eine Rueckerstattung bereits bezahlter Betraege erfolgt nicht.</w:delText>
        </w:r>
        <w:r w:rsidR="00D45C93" w:rsidDel="00044C7C">
          <w:rPr>
            <w:color w:val="1F2937"/>
          </w:rPr>
          <w:delText xml:space="preserve"> </w:delText>
        </w:r>
      </w:del>
    </w:p>
    <w:p w14:paraId="73D720B0" w14:textId="77777777" w:rsidR="003E41F0" w:rsidRDefault="003E41F0">
      <w:pPr>
        <w:spacing w:before="80" w:after="80"/>
      </w:pPr>
    </w:p>
    <w:p w14:paraId="1F0DFFC4" w14:textId="77777777" w:rsidR="003E41F0" w:rsidRDefault="006977C8">
      <w:pPr>
        <w:pStyle w:val="berschrift1"/>
      </w:pPr>
      <w:r>
        <w:rPr>
          <w:color w:val="1E40AF"/>
        </w:rPr>
        <w:t>4. Nutzungsrechte</w:t>
      </w:r>
    </w:p>
    <w:p w14:paraId="7719D78B" w14:textId="4715A590" w:rsidR="003E41F0" w:rsidRDefault="006977C8">
      <w:pPr>
        <w:spacing w:before="80" w:after="120"/>
      </w:pPr>
      <w:r>
        <w:rPr>
          <w:color w:val="1F2937"/>
        </w:rPr>
        <w:t>Die Anbieterin gew</w:t>
      </w:r>
      <w:del w:id="35" w:author="Anna Rose" w:date="2026-05-27T12:52:00Z">
        <w:r w:rsidDel="002971E6">
          <w:rPr>
            <w:color w:val="1F2937"/>
          </w:rPr>
          <w:delText>a</w:delText>
        </w:r>
      </w:del>
      <w:ins w:id="36" w:author="Anna Rose" w:date="2026-05-27T12:51:00Z">
        <w:r w:rsidR="006E72BA">
          <w:rPr>
            <w:color w:val="1F2937"/>
          </w:rPr>
          <w:t>ä</w:t>
        </w:r>
      </w:ins>
      <w:del w:id="37" w:author="Anna Rose" w:date="2026-05-27T12:51:00Z">
        <w:r w:rsidDel="006E72BA">
          <w:rPr>
            <w:color w:val="1F2937"/>
          </w:rPr>
          <w:delText>e</w:delText>
        </w:r>
      </w:del>
      <w:r>
        <w:rPr>
          <w:color w:val="1F2937"/>
        </w:rPr>
        <w:t xml:space="preserve">hrt dem Nutzer ein nicht-exklusives, nicht </w:t>
      </w:r>
      <w:ins w:id="38" w:author="Anna Rose" w:date="2026-05-27T12:52:00Z">
        <w:r w:rsidR="006E72BA">
          <w:rPr>
            <w:color w:val="1F2937"/>
          </w:rPr>
          <w:t>ü</w:t>
        </w:r>
      </w:ins>
      <w:del w:id="39" w:author="Anna Rose" w:date="2026-05-27T12:52:00Z">
        <w:r w:rsidDel="006E72BA">
          <w:rPr>
            <w:color w:val="1F2937"/>
          </w:rPr>
          <w:delText>ue</w:delText>
        </w:r>
      </w:del>
      <w:r>
        <w:rPr>
          <w:color w:val="1F2937"/>
        </w:rPr>
        <w:t>bertragbares Recht zur Nutzung der App w</w:t>
      </w:r>
      <w:ins w:id="40" w:author="Anna Rose" w:date="2026-05-27T12:52:00Z">
        <w:r w:rsidR="002971E6">
          <w:rPr>
            <w:color w:val="1F2937"/>
          </w:rPr>
          <w:t>ä</w:t>
        </w:r>
      </w:ins>
      <w:del w:id="41" w:author="Anna Rose" w:date="2026-05-27T12:52:00Z">
        <w:r w:rsidDel="002971E6">
          <w:rPr>
            <w:color w:val="1F2937"/>
          </w:rPr>
          <w:delText>ae</w:delText>
        </w:r>
      </w:del>
      <w:r>
        <w:rPr>
          <w:color w:val="1F2937"/>
        </w:rPr>
        <w:t>hrend der Vertragslaufzeit. Eine Weitergabe von Zugangsdaten an Dritte ist</w:t>
      </w:r>
      <w:ins w:id="42" w:author="Simon Schmid" w:date="2026-05-21T11:33:00Z">
        <w:r w:rsidR="00A116D6">
          <w:rPr>
            <w:color w:val="1F2937"/>
          </w:rPr>
          <w:t xml:space="preserve"> der </w:t>
        </w:r>
      </w:ins>
      <w:ins w:id="43" w:author="Simon Schmid" w:date="2026-05-21T12:01:00Z">
        <w:r w:rsidR="00044C7C">
          <w:rPr>
            <w:color w:val="1F2937"/>
          </w:rPr>
          <w:t>Anbieterin</w:t>
        </w:r>
      </w:ins>
      <w:r>
        <w:rPr>
          <w:color w:val="1F2937"/>
        </w:rPr>
        <w:t xml:space="preserve"> untersagt.</w:t>
      </w:r>
      <w:ins w:id="44" w:author="Simon Schmid" w:date="2026-05-21T11:34:00Z">
        <w:r w:rsidR="00A116D6">
          <w:rPr>
            <w:color w:val="1F2937"/>
          </w:rPr>
          <w:t xml:space="preserve"> Der Nutzer darf die App nur im vertraglich vereinbarten Umfang und nur für eigene geschäftliche Zwecke verwenden.</w:t>
        </w:r>
      </w:ins>
    </w:p>
    <w:p w14:paraId="356EEB6E" w14:textId="77777777" w:rsidR="003E41F0" w:rsidRDefault="003E41F0">
      <w:pPr>
        <w:spacing w:before="80" w:after="80"/>
      </w:pPr>
    </w:p>
    <w:p w14:paraId="7B4A9F38" w14:textId="77777777" w:rsidR="003E41F0" w:rsidRDefault="006977C8">
      <w:pPr>
        <w:pStyle w:val="berschrift1"/>
      </w:pPr>
      <w:r>
        <w:rPr>
          <w:color w:val="1E40AF"/>
        </w:rPr>
        <w:t>5. Pflichten des Nutzers</w:t>
      </w:r>
    </w:p>
    <w:p w14:paraId="78CB1363" w14:textId="77777777" w:rsidR="003E41F0" w:rsidRDefault="006977C8">
      <w:pPr>
        <w:spacing w:before="80" w:after="120"/>
      </w:pPr>
      <w:r>
        <w:rPr>
          <w:color w:val="1F2937"/>
        </w:rPr>
        <w:t>Der Nutzer verpflichtet sich:</w:t>
      </w:r>
    </w:p>
    <w:p w14:paraId="21B3BA79" w14:textId="77777777" w:rsidR="003E41F0" w:rsidRDefault="006977C8">
      <w:pPr>
        <w:pStyle w:val="Listenabsatz"/>
        <w:numPr>
          <w:ilvl w:val="0"/>
          <w:numId w:val="2"/>
        </w:numPr>
        <w:spacing w:before="60" w:after="60"/>
      </w:pPr>
      <w:r>
        <w:rPr>
          <w:color w:val="1F2937"/>
        </w:rPr>
        <w:t>Zutreffende Angaben bei der Registrierung zu machen</w:t>
      </w:r>
    </w:p>
    <w:p w14:paraId="07057107" w14:textId="77777777" w:rsidR="003E41F0" w:rsidRDefault="006977C8">
      <w:pPr>
        <w:pStyle w:val="Listenabsatz"/>
        <w:numPr>
          <w:ilvl w:val="0"/>
          <w:numId w:val="2"/>
        </w:numPr>
        <w:spacing w:before="60" w:after="60"/>
      </w:pPr>
      <w:r>
        <w:rPr>
          <w:color w:val="1F2937"/>
        </w:rPr>
        <w:t>Zugangsdaten sicher aufzubewahren</w:t>
      </w:r>
    </w:p>
    <w:p w14:paraId="76CDCE70" w14:textId="247D569D" w:rsidR="003E41F0" w:rsidRDefault="006977C8">
      <w:pPr>
        <w:pStyle w:val="Listenabsatz"/>
        <w:numPr>
          <w:ilvl w:val="0"/>
          <w:numId w:val="2"/>
        </w:numPr>
        <w:spacing w:before="60" w:after="60"/>
      </w:pPr>
      <w:r>
        <w:rPr>
          <w:color w:val="1F2937"/>
        </w:rPr>
        <w:t>Die App nicht f</w:t>
      </w:r>
      <w:ins w:id="45" w:author="Anna Rose" w:date="2026-05-27T12:52:00Z">
        <w:r w:rsidR="002971E6">
          <w:rPr>
            <w:color w:val="1F2937"/>
          </w:rPr>
          <w:t>ü</w:t>
        </w:r>
      </w:ins>
      <w:del w:id="46" w:author="Anna Rose" w:date="2026-05-27T12:52:00Z">
        <w:r w:rsidDel="002971E6">
          <w:rPr>
            <w:color w:val="1F2937"/>
          </w:rPr>
          <w:delText>ue</w:delText>
        </w:r>
      </w:del>
      <w:r>
        <w:rPr>
          <w:color w:val="1F2937"/>
        </w:rPr>
        <w:t>r rechtswidrige Zwecke zu verwenden</w:t>
      </w:r>
    </w:p>
    <w:p w14:paraId="5075A808" w14:textId="77777777" w:rsidR="003E41F0" w:rsidRDefault="006977C8">
      <w:pPr>
        <w:pStyle w:val="Listenabsatz"/>
        <w:numPr>
          <w:ilvl w:val="0"/>
          <w:numId w:val="2"/>
        </w:numPr>
        <w:spacing w:before="60" w:after="60"/>
      </w:pPr>
      <w:r>
        <w:rPr>
          <w:color w:val="1F2937"/>
        </w:rPr>
        <w:t>Keine Daten einzugeben, die Rechte Dritter verletzen</w:t>
      </w:r>
    </w:p>
    <w:p w14:paraId="4CBC12CC" w14:textId="77777777" w:rsidR="003E41F0" w:rsidRDefault="006977C8">
      <w:pPr>
        <w:pStyle w:val="Listenabsatz"/>
        <w:numPr>
          <w:ilvl w:val="0"/>
          <w:numId w:val="2"/>
        </w:numPr>
        <w:spacing w:before="60" w:after="60"/>
      </w:pPr>
      <w:r>
        <w:rPr>
          <w:color w:val="1F2937"/>
        </w:rPr>
        <w:t>Datensicherungskopien wichtiger Daten selbst vorzunehmen</w:t>
      </w:r>
    </w:p>
    <w:p w14:paraId="6629F86B" w14:textId="77777777" w:rsidR="003E41F0" w:rsidRDefault="003E41F0">
      <w:pPr>
        <w:spacing w:before="80" w:after="80"/>
      </w:pPr>
    </w:p>
    <w:p w14:paraId="732C18AE" w14:textId="77707B94" w:rsidR="003E41F0" w:rsidRDefault="006977C8">
      <w:pPr>
        <w:pStyle w:val="berschrift1"/>
      </w:pPr>
      <w:r>
        <w:rPr>
          <w:color w:val="1E40AF"/>
        </w:rPr>
        <w:t>6. Verf</w:t>
      </w:r>
      <w:ins w:id="47" w:author="Anna Rose" w:date="2026-05-27T12:52:00Z">
        <w:r w:rsidR="002971E6">
          <w:rPr>
            <w:color w:val="1E40AF"/>
          </w:rPr>
          <w:t>ü</w:t>
        </w:r>
      </w:ins>
      <w:del w:id="48" w:author="Anna Rose" w:date="2026-05-27T12:52:00Z">
        <w:r w:rsidDel="002971E6">
          <w:rPr>
            <w:color w:val="1E40AF"/>
          </w:rPr>
          <w:delText>ue</w:delText>
        </w:r>
      </w:del>
      <w:r>
        <w:rPr>
          <w:color w:val="1E40AF"/>
        </w:rPr>
        <w:t>gbarkeit</w:t>
      </w:r>
    </w:p>
    <w:p w14:paraId="7DBBB60E" w14:textId="74BBDABD" w:rsidR="003E41F0" w:rsidRDefault="006977C8">
      <w:pPr>
        <w:spacing w:before="80" w:after="120"/>
      </w:pPr>
      <w:r>
        <w:rPr>
          <w:color w:val="1F2937"/>
        </w:rPr>
        <w:t>Die Anbieterin strebt eine Verf</w:t>
      </w:r>
      <w:ins w:id="49" w:author="Anna Rose" w:date="2026-05-27T12:52:00Z">
        <w:r w:rsidR="002971E6">
          <w:rPr>
            <w:color w:val="1F2937"/>
          </w:rPr>
          <w:t>ü</w:t>
        </w:r>
      </w:ins>
      <w:del w:id="50" w:author="Anna Rose" w:date="2026-05-27T12:52:00Z">
        <w:r w:rsidDel="002971E6">
          <w:rPr>
            <w:color w:val="1F2937"/>
          </w:rPr>
          <w:delText>ue</w:delText>
        </w:r>
      </w:del>
      <w:r>
        <w:rPr>
          <w:color w:val="1F2937"/>
        </w:rPr>
        <w:t>gbarkeit von 99% pro Monat an, schliesst jedoch eine Haftung f</w:t>
      </w:r>
      <w:ins w:id="51" w:author="Anna Rose" w:date="2026-05-27T12:52:00Z">
        <w:r w:rsidR="002971E6">
          <w:rPr>
            <w:color w:val="1F2937"/>
          </w:rPr>
          <w:t>ü</w:t>
        </w:r>
      </w:ins>
      <w:del w:id="52" w:author="Anna Rose" w:date="2026-05-27T12:52:00Z">
        <w:r w:rsidDel="002971E6">
          <w:rPr>
            <w:color w:val="1F2937"/>
          </w:rPr>
          <w:delText>ue</w:delText>
        </w:r>
      </w:del>
      <w:r>
        <w:rPr>
          <w:color w:val="1F2937"/>
        </w:rPr>
        <w:t>r Ausf</w:t>
      </w:r>
      <w:del w:id="53" w:author="Anna Rose" w:date="2026-05-27T12:52:00Z">
        <w:r w:rsidDel="002971E6">
          <w:rPr>
            <w:color w:val="1F2937"/>
          </w:rPr>
          <w:delText>ae</w:delText>
        </w:r>
      </w:del>
      <w:ins w:id="54" w:author="Anna Rose" w:date="2026-05-27T12:52:00Z">
        <w:r w:rsidR="002971E6">
          <w:rPr>
            <w:color w:val="1F2937"/>
          </w:rPr>
          <w:t>ä</w:t>
        </w:r>
      </w:ins>
      <w:r>
        <w:rPr>
          <w:color w:val="1F2937"/>
        </w:rPr>
        <w:t>lle durch Wartungsarbeiten, technische St</w:t>
      </w:r>
      <w:ins w:id="55" w:author="Anna Rose" w:date="2026-05-27T12:53:00Z">
        <w:r w:rsidR="002971E6">
          <w:rPr>
            <w:color w:val="1F2937"/>
          </w:rPr>
          <w:t>ö</w:t>
        </w:r>
      </w:ins>
      <w:del w:id="56" w:author="Anna Rose" w:date="2026-05-27T12:53:00Z">
        <w:r w:rsidDel="002971E6">
          <w:rPr>
            <w:color w:val="1F2937"/>
          </w:rPr>
          <w:delText>oe</w:delText>
        </w:r>
      </w:del>
      <w:r>
        <w:rPr>
          <w:color w:val="1F2937"/>
        </w:rPr>
        <w:t xml:space="preserve">rungen oder Force </w:t>
      </w:r>
      <w:proofErr w:type="spellStart"/>
      <w:r>
        <w:rPr>
          <w:color w:val="1F2937"/>
        </w:rPr>
        <w:t>Majeure</w:t>
      </w:r>
      <w:proofErr w:type="spellEnd"/>
      <w:r>
        <w:rPr>
          <w:color w:val="1F2937"/>
        </w:rPr>
        <w:t xml:space="preserve"> aus.</w:t>
      </w:r>
    </w:p>
    <w:p w14:paraId="25443830" w14:textId="15F5A4D4" w:rsidR="003E41F0" w:rsidRDefault="006977C8">
      <w:pPr>
        <w:spacing w:before="80" w:after="120"/>
      </w:pPr>
      <w:r>
        <w:rPr>
          <w:color w:val="1F2937"/>
        </w:rPr>
        <w:t>Geplante Wartungsarbeiten werden nach M</w:t>
      </w:r>
      <w:ins w:id="57" w:author="Anna Rose" w:date="2026-05-27T12:53:00Z">
        <w:r w:rsidR="002971E6">
          <w:rPr>
            <w:color w:val="1F2937"/>
          </w:rPr>
          <w:t>ö</w:t>
        </w:r>
      </w:ins>
      <w:del w:id="58" w:author="Anna Rose" w:date="2026-05-27T12:53:00Z">
        <w:r w:rsidDel="002971E6">
          <w:rPr>
            <w:color w:val="1F2937"/>
          </w:rPr>
          <w:delText>oe</w:delText>
        </w:r>
      </w:del>
      <w:r>
        <w:rPr>
          <w:color w:val="1F2937"/>
        </w:rPr>
        <w:t>glichkeit im Voraus angek</w:t>
      </w:r>
      <w:ins w:id="59" w:author="Anna Rose" w:date="2026-05-27T12:53:00Z">
        <w:r w:rsidR="002971E6">
          <w:rPr>
            <w:color w:val="1F2937"/>
          </w:rPr>
          <w:t>ü</w:t>
        </w:r>
      </w:ins>
      <w:del w:id="60" w:author="Anna Rose" w:date="2026-05-27T12:53:00Z">
        <w:r w:rsidDel="002971E6">
          <w:rPr>
            <w:color w:val="1F2937"/>
          </w:rPr>
          <w:delText>ue</w:delText>
        </w:r>
      </w:del>
      <w:r>
        <w:rPr>
          <w:color w:val="1F2937"/>
        </w:rPr>
        <w:t>ndigt.</w:t>
      </w:r>
    </w:p>
    <w:p w14:paraId="452C6214" w14:textId="77777777" w:rsidR="003E41F0" w:rsidRDefault="003E41F0">
      <w:pPr>
        <w:spacing w:before="80" w:after="80"/>
      </w:pPr>
    </w:p>
    <w:p w14:paraId="52BB6E89" w14:textId="77777777" w:rsidR="003E41F0" w:rsidRDefault="006977C8">
      <w:pPr>
        <w:pStyle w:val="berschrift1"/>
      </w:pPr>
      <w:r>
        <w:rPr>
          <w:color w:val="1E40AF"/>
        </w:rPr>
        <w:t>7. Datenschutz und Datenverarbeitung</w:t>
      </w:r>
    </w:p>
    <w:p w14:paraId="7B8C4C5E" w14:textId="1B2C7A2D" w:rsidR="003E41F0" w:rsidRDefault="006977C8">
      <w:pPr>
        <w:spacing w:before="80" w:after="120"/>
      </w:pPr>
      <w:r>
        <w:rPr>
          <w:color w:val="1F2937"/>
        </w:rPr>
        <w:t>Die Anbieterin verarbeitet Personendaten gem</w:t>
      </w:r>
      <w:ins w:id="61" w:author="Anna Rose" w:date="2026-05-27T12:53:00Z">
        <w:r w:rsidR="002971E6">
          <w:rPr>
            <w:color w:val="1F2937"/>
          </w:rPr>
          <w:t>ä</w:t>
        </w:r>
      </w:ins>
      <w:del w:id="62" w:author="Anna Rose" w:date="2026-05-27T12:53:00Z">
        <w:r w:rsidDel="002971E6">
          <w:rPr>
            <w:color w:val="1F2937"/>
          </w:rPr>
          <w:delText>ae</w:delText>
        </w:r>
      </w:del>
      <w:r>
        <w:rPr>
          <w:color w:val="1F2937"/>
        </w:rPr>
        <w:t>ss der Datenschutzerkl</w:t>
      </w:r>
      <w:ins w:id="63" w:author="Anna Rose" w:date="2026-05-27T12:53:00Z">
        <w:r w:rsidR="002971E6">
          <w:rPr>
            <w:color w:val="1F2937"/>
          </w:rPr>
          <w:t>ä</w:t>
        </w:r>
      </w:ins>
      <w:del w:id="64" w:author="Anna Rose" w:date="2026-05-27T12:53:00Z">
        <w:r w:rsidDel="002971E6">
          <w:rPr>
            <w:color w:val="1F2937"/>
          </w:rPr>
          <w:delText>ae</w:delText>
        </w:r>
      </w:del>
      <w:r>
        <w:rPr>
          <w:color w:val="1F2937"/>
        </w:rPr>
        <w:t>rung und dem Schweizer Datenschutzgesetz (DSG). Der Nutzer bleibt Verantwortlicher f</w:t>
      </w:r>
      <w:ins w:id="65" w:author="Anna Rose" w:date="2026-05-27T12:53:00Z">
        <w:r w:rsidR="002971E6">
          <w:rPr>
            <w:color w:val="1F2937"/>
          </w:rPr>
          <w:t>ü</w:t>
        </w:r>
      </w:ins>
      <w:del w:id="66" w:author="Anna Rose" w:date="2026-05-27T12:53:00Z">
        <w:r w:rsidDel="002971E6">
          <w:rPr>
            <w:color w:val="1F2937"/>
          </w:rPr>
          <w:delText>ue</w:delText>
        </w:r>
      </w:del>
      <w:r>
        <w:rPr>
          <w:color w:val="1F2937"/>
        </w:rPr>
        <w:t>r die von ihm eingegebenen Kundendaten.</w:t>
      </w:r>
    </w:p>
    <w:p w14:paraId="505AA0BE" w14:textId="1457D104" w:rsidR="003E41F0" w:rsidRDefault="006977C8">
      <w:pPr>
        <w:spacing w:before="80" w:after="120"/>
      </w:pPr>
      <w:r>
        <w:rPr>
          <w:color w:val="1F2937"/>
        </w:rPr>
        <w:t>Die Anbieterin handelt als Auftragsbearbeiterin gem</w:t>
      </w:r>
      <w:ins w:id="67" w:author="Anna Rose" w:date="2026-05-27T12:53:00Z">
        <w:r w:rsidR="002971E6">
          <w:rPr>
            <w:color w:val="1F2937"/>
          </w:rPr>
          <w:t>ä</w:t>
        </w:r>
      </w:ins>
      <w:del w:id="68" w:author="Anna Rose" w:date="2026-05-27T12:53:00Z">
        <w:r w:rsidDel="002971E6">
          <w:rPr>
            <w:color w:val="1F2937"/>
          </w:rPr>
          <w:delText>ae</w:delText>
        </w:r>
      </w:del>
      <w:r>
        <w:rPr>
          <w:color w:val="1F2937"/>
        </w:rPr>
        <w:t>ss Art. 9 DSG.</w:t>
      </w:r>
    </w:p>
    <w:p w14:paraId="3FD576C2" w14:textId="77777777" w:rsidR="003E41F0" w:rsidRDefault="003E41F0">
      <w:pPr>
        <w:spacing w:before="80" w:after="80"/>
      </w:pPr>
    </w:p>
    <w:p w14:paraId="486D65D1" w14:textId="77777777" w:rsidR="002971E6" w:rsidRDefault="002971E6">
      <w:pPr>
        <w:pStyle w:val="berschrift1"/>
        <w:rPr>
          <w:ins w:id="69" w:author="Anna Rose" w:date="2026-05-27T12:55:00Z"/>
          <w:color w:val="1E40AF"/>
        </w:rPr>
      </w:pPr>
    </w:p>
    <w:p w14:paraId="06FB86A2" w14:textId="77777777" w:rsidR="002971E6" w:rsidRDefault="002971E6">
      <w:pPr>
        <w:pStyle w:val="berschrift1"/>
        <w:rPr>
          <w:ins w:id="70" w:author="Anna Rose" w:date="2026-05-27T12:55:00Z"/>
          <w:color w:val="1E40AF"/>
        </w:rPr>
      </w:pPr>
    </w:p>
    <w:p w14:paraId="1EFF8E4E" w14:textId="77777777" w:rsidR="002971E6" w:rsidRDefault="002971E6">
      <w:pPr>
        <w:pStyle w:val="berschrift1"/>
        <w:rPr>
          <w:ins w:id="71" w:author="Anna Rose" w:date="2026-05-27T12:55:00Z"/>
          <w:color w:val="1E40AF"/>
        </w:rPr>
      </w:pPr>
    </w:p>
    <w:p w14:paraId="7B39D33B" w14:textId="7A68BBF5" w:rsidR="003E41F0" w:rsidRDefault="006977C8">
      <w:pPr>
        <w:pStyle w:val="berschrift1"/>
      </w:pPr>
      <w:r>
        <w:rPr>
          <w:color w:val="1E40AF"/>
        </w:rPr>
        <w:lastRenderedPageBreak/>
        <w:t>8. Haftung</w:t>
      </w:r>
    </w:p>
    <w:p w14:paraId="746967B4" w14:textId="07FA3091" w:rsidR="003E41F0" w:rsidRDefault="006977C8">
      <w:pPr>
        <w:pStyle w:val="berschrift2"/>
      </w:pPr>
      <w:r>
        <w:rPr>
          <w:color w:val="1F2937"/>
        </w:rPr>
        <w:t>8.1 Haftungsbeschr</w:t>
      </w:r>
      <w:ins w:id="72" w:author="Anna Rose" w:date="2026-05-27T12:53:00Z">
        <w:r w:rsidR="002971E6">
          <w:rPr>
            <w:color w:val="1F2937"/>
          </w:rPr>
          <w:t>ä</w:t>
        </w:r>
      </w:ins>
      <w:del w:id="73" w:author="Anna Rose" w:date="2026-05-27T12:53:00Z">
        <w:r w:rsidDel="002971E6">
          <w:rPr>
            <w:color w:val="1F2937"/>
          </w:rPr>
          <w:delText>ae</w:delText>
        </w:r>
      </w:del>
      <w:r>
        <w:rPr>
          <w:color w:val="1F2937"/>
        </w:rPr>
        <w:t>nkung</w:t>
      </w:r>
    </w:p>
    <w:p w14:paraId="0ABC6C8A" w14:textId="27AFF08B" w:rsidR="003E41F0" w:rsidRDefault="006977C8">
      <w:pPr>
        <w:spacing w:before="80" w:after="120"/>
      </w:pPr>
      <w:r>
        <w:rPr>
          <w:color w:val="1F2937"/>
        </w:rPr>
        <w:t>Die Haftung der Anbieterin f</w:t>
      </w:r>
      <w:ins w:id="74" w:author="Anna Rose" w:date="2026-05-27T12:53:00Z">
        <w:r w:rsidR="002971E6">
          <w:rPr>
            <w:color w:val="1F2937"/>
          </w:rPr>
          <w:t>ü</w:t>
        </w:r>
      </w:ins>
      <w:del w:id="75" w:author="Anna Rose" w:date="2026-05-27T12:53:00Z">
        <w:r w:rsidDel="002971E6">
          <w:rPr>
            <w:color w:val="1F2937"/>
          </w:rPr>
          <w:delText>ue</w:delText>
        </w:r>
      </w:del>
      <w:r>
        <w:rPr>
          <w:color w:val="1F2937"/>
        </w:rPr>
        <w:t>r leichte Fahrl</w:t>
      </w:r>
      <w:del w:id="76" w:author="Anna Rose" w:date="2026-05-27T12:53:00Z">
        <w:r w:rsidDel="002971E6">
          <w:rPr>
            <w:color w:val="1F2937"/>
          </w:rPr>
          <w:delText>ae</w:delText>
        </w:r>
      </w:del>
      <w:ins w:id="77" w:author="Anna Rose" w:date="2026-05-27T12:53:00Z">
        <w:r w:rsidR="002971E6">
          <w:rPr>
            <w:color w:val="1F2937"/>
          </w:rPr>
          <w:t>ä</w:t>
        </w:r>
      </w:ins>
      <w:r>
        <w:rPr>
          <w:color w:val="1F2937"/>
        </w:rPr>
        <w:t>ssigkeit ist ausgeschlossen. Bei grober Fahrl</w:t>
      </w:r>
      <w:del w:id="78" w:author="Anna Rose" w:date="2026-05-27T12:53:00Z">
        <w:r w:rsidDel="002971E6">
          <w:rPr>
            <w:color w:val="1F2937"/>
          </w:rPr>
          <w:delText>ae</w:delText>
        </w:r>
      </w:del>
      <w:ins w:id="79" w:author="Anna Rose" w:date="2026-05-27T12:53:00Z">
        <w:r w:rsidR="002971E6">
          <w:rPr>
            <w:color w:val="1F2937"/>
          </w:rPr>
          <w:t>ä</w:t>
        </w:r>
      </w:ins>
      <w:r>
        <w:rPr>
          <w:color w:val="1F2937"/>
        </w:rPr>
        <w:t>ssigkeit oder Vorsatz haftet die Anbieterin nach Schweizer Recht.</w:t>
      </w:r>
    </w:p>
    <w:p w14:paraId="799C9F41" w14:textId="4360B347" w:rsidR="003E41F0" w:rsidRDefault="006977C8">
      <w:pPr>
        <w:spacing w:before="80" w:after="120"/>
      </w:pPr>
      <w:r>
        <w:rPr>
          <w:color w:val="1F2937"/>
        </w:rPr>
        <w:t>Die Haftung f</w:t>
      </w:r>
      <w:ins w:id="80" w:author="Anna Rose" w:date="2026-05-27T12:54:00Z">
        <w:r w:rsidR="002971E6">
          <w:rPr>
            <w:color w:val="1F2937"/>
          </w:rPr>
          <w:t>ü</w:t>
        </w:r>
      </w:ins>
      <w:del w:id="81" w:author="Anna Rose" w:date="2026-05-27T12:53:00Z">
        <w:r w:rsidDel="002971E6">
          <w:rPr>
            <w:color w:val="1F2937"/>
          </w:rPr>
          <w:delText>ue</w:delText>
        </w:r>
      </w:del>
      <w:r>
        <w:rPr>
          <w:color w:val="1F2937"/>
        </w:rPr>
        <w:t>r Datenverlust ist auf den Betrag begrenzt, der f</w:t>
      </w:r>
      <w:ins w:id="82" w:author="Anna Rose" w:date="2026-05-27T12:54:00Z">
        <w:r w:rsidR="002971E6">
          <w:rPr>
            <w:color w:val="1F2937"/>
          </w:rPr>
          <w:t>ü</w:t>
        </w:r>
      </w:ins>
      <w:del w:id="83" w:author="Anna Rose" w:date="2026-05-27T12:54:00Z">
        <w:r w:rsidDel="002971E6">
          <w:rPr>
            <w:color w:val="1F2937"/>
          </w:rPr>
          <w:delText>ue</w:delText>
        </w:r>
      </w:del>
      <w:r>
        <w:rPr>
          <w:color w:val="1F2937"/>
        </w:rPr>
        <w:t>r die Wiederherstellung der Daten aus regelm</w:t>
      </w:r>
      <w:ins w:id="84" w:author="Anna Rose" w:date="2026-05-27T12:54:00Z">
        <w:r w:rsidR="002971E6">
          <w:rPr>
            <w:color w:val="1F2937"/>
          </w:rPr>
          <w:t>ä</w:t>
        </w:r>
      </w:ins>
      <w:del w:id="85" w:author="Anna Rose" w:date="2026-05-27T12:54:00Z">
        <w:r w:rsidDel="002971E6">
          <w:rPr>
            <w:color w:val="1F2937"/>
          </w:rPr>
          <w:delText>ae</w:delText>
        </w:r>
      </w:del>
      <w:r>
        <w:rPr>
          <w:color w:val="1F2937"/>
        </w:rPr>
        <w:t>ssigen Sicherungen erforderlich ist.</w:t>
      </w:r>
    </w:p>
    <w:p w14:paraId="08967881" w14:textId="77777777" w:rsidR="003E41F0" w:rsidRDefault="003E41F0">
      <w:pPr>
        <w:spacing w:before="80" w:after="80"/>
      </w:pPr>
    </w:p>
    <w:p w14:paraId="0F9991F5" w14:textId="6FCA79B1" w:rsidR="003E41F0" w:rsidRDefault="006977C8">
      <w:pPr>
        <w:pStyle w:val="berschrift2"/>
      </w:pPr>
      <w:r>
        <w:rPr>
          <w:color w:val="1F2937"/>
        </w:rPr>
        <w:t>8.2 Keine Haftung f</w:t>
      </w:r>
      <w:ins w:id="86" w:author="Anna Rose" w:date="2026-05-27T12:54:00Z">
        <w:r w:rsidR="002971E6">
          <w:rPr>
            <w:color w:val="1F2937"/>
          </w:rPr>
          <w:t>ü</w:t>
        </w:r>
      </w:ins>
      <w:del w:id="87" w:author="Anna Rose" w:date="2026-05-27T12:54:00Z">
        <w:r w:rsidDel="002971E6">
          <w:rPr>
            <w:color w:val="1F2937"/>
          </w:rPr>
          <w:delText>ue</w:delText>
        </w:r>
      </w:del>
      <w:r>
        <w:rPr>
          <w:color w:val="1F2937"/>
        </w:rPr>
        <w:t>r</w:t>
      </w:r>
    </w:p>
    <w:p w14:paraId="1181141C" w14:textId="77777777" w:rsidR="003E41F0" w:rsidRDefault="006977C8">
      <w:pPr>
        <w:pStyle w:val="Listenabsatz"/>
        <w:numPr>
          <w:ilvl w:val="0"/>
          <w:numId w:val="2"/>
        </w:numPr>
        <w:spacing w:before="60" w:after="60"/>
      </w:pPr>
      <w:r>
        <w:rPr>
          <w:color w:val="1F2937"/>
        </w:rPr>
        <w:t>Verluste durch Datenverlust infolge unterlassener Datensicherung durch den Nutzer</w:t>
      </w:r>
    </w:p>
    <w:p w14:paraId="1FED412D" w14:textId="45AB5F68" w:rsidR="003E41F0" w:rsidRDefault="006977C8">
      <w:pPr>
        <w:pStyle w:val="Listenabsatz"/>
        <w:numPr>
          <w:ilvl w:val="0"/>
          <w:numId w:val="2"/>
        </w:numPr>
        <w:spacing w:before="60" w:after="60"/>
      </w:pPr>
      <w:r>
        <w:rPr>
          <w:color w:val="1F2937"/>
        </w:rPr>
        <w:t>Sch</w:t>
      </w:r>
      <w:ins w:id="88" w:author="Anna Rose" w:date="2026-05-27T12:54:00Z">
        <w:r w:rsidR="002971E6">
          <w:rPr>
            <w:color w:val="1F2937"/>
          </w:rPr>
          <w:t>ä</w:t>
        </w:r>
      </w:ins>
      <w:del w:id="89" w:author="Anna Rose" w:date="2026-05-27T12:54:00Z">
        <w:r w:rsidDel="002971E6">
          <w:rPr>
            <w:color w:val="1F2937"/>
          </w:rPr>
          <w:delText>ae</w:delText>
        </w:r>
      </w:del>
      <w:r>
        <w:rPr>
          <w:color w:val="1F2937"/>
        </w:rPr>
        <w:t>den durch unberechtigten Zugriff Dritter auf Nutzerdaten</w:t>
      </w:r>
    </w:p>
    <w:p w14:paraId="6BEA2E5E" w14:textId="5A77E608" w:rsidR="003E41F0" w:rsidRDefault="006977C8">
      <w:pPr>
        <w:pStyle w:val="Listenabsatz"/>
        <w:numPr>
          <w:ilvl w:val="0"/>
          <w:numId w:val="2"/>
        </w:numPr>
        <w:spacing w:before="60" w:after="60"/>
      </w:pPr>
      <w:r>
        <w:rPr>
          <w:color w:val="1F2937"/>
        </w:rPr>
        <w:t>Indirekte Sch</w:t>
      </w:r>
      <w:ins w:id="90" w:author="Anna Rose" w:date="2026-05-27T12:54:00Z">
        <w:r w:rsidR="002971E6">
          <w:rPr>
            <w:color w:val="1F2937"/>
          </w:rPr>
          <w:t>ä</w:t>
        </w:r>
      </w:ins>
      <w:del w:id="91" w:author="Anna Rose" w:date="2026-05-27T12:54:00Z">
        <w:r w:rsidDel="002971E6">
          <w:rPr>
            <w:color w:val="1F2937"/>
          </w:rPr>
          <w:delText>ae</w:delText>
        </w:r>
      </w:del>
      <w:r>
        <w:rPr>
          <w:color w:val="1F2937"/>
        </w:rPr>
        <w:t>den oder entgangenen Gewinn</w:t>
      </w:r>
    </w:p>
    <w:p w14:paraId="1201AFE2" w14:textId="77777777" w:rsidR="003E41F0" w:rsidRDefault="003E41F0">
      <w:pPr>
        <w:spacing w:before="80" w:after="80"/>
      </w:pPr>
    </w:p>
    <w:p w14:paraId="65C51B95" w14:textId="77777777" w:rsidR="003E41F0" w:rsidRDefault="006977C8">
      <w:pPr>
        <w:pStyle w:val="berschrift1"/>
      </w:pPr>
      <w:r>
        <w:rPr>
          <w:color w:val="1E40AF"/>
        </w:rPr>
        <w:t>9. Geistiges Eigentum</w:t>
      </w:r>
    </w:p>
    <w:p w14:paraId="55C022F5" w14:textId="44C0A529" w:rsidR="003E41F0" w:rsidRDefault="006977C8">
      <w:pPr>
        <w:spacing w:before="80" w:after="120"/>
        <w:rPr>
          <w:ins w:id="92" w:author="Simon Schmid" w:date="2026-05-21T11:37:00Z"/>
          <w:color w:val="1F2937"/>
        </w:rPr>
      </w:pPr>
      <w:r>
        <w:rPr>
          <w:color w:val="1F2937"/>
        </w:rPr>
        <w:t>Alle Rechte an der App, insbesondere Urheberrechte, verbleiben bei der Anbieterin. Der Nutzer erwirbt kein Eigentum an der Software, sondern lediglich ein Nutzungsrecht gem</w:t>
      </w:r>
      <w:ins w:id="93" w:author="Anna Rose" w:date="2026-05-27T12:54:00Z">
        <w:r w:rsidR="002971E6">
          <w:rPr>
            <w:color w:val="1F2937"/>
          </w:rPr>
          <w:t>ä</w:t>
        </w:r>
      </w:ins>
      <w:del w:id="94" w:author="Anna Rose" w:date="2026-05-27T12:54:00Z">
        <w:r w:rsidDel="002971E6">
          <w:rPr>
            <w:color w:val="1F2937"/>
          </w:rPr>
          <w:delText>ae</w:delText>
        </w:r>
      </w:del>
      <w:r>
        <w:rPr>
          <w:color w:val="1F2937"/>
        </w:rPr>
        <w:t>ss diesen AGB.</w:t>
      </w:r>
    </w:p>
    <w:p w14:paraId="12E5BB26" w14:textId="2A2030EC" w:rsidR="00A116D6" w:rsidRDefault="00A116D6">
      <w:pPr>
        <w:spacing w:before="80" w:after="120"/>
      </w:pPr>
      <w:bookmarkStart w:id="95" w:name="_GoBack"/>
      <w:bookmarkEnd w:id="95"/>
      <w:ins w:id="96" w:author="Simon Schmid" w:date="2026-05-21T11:37:00Z">
        <w:del w:id="97" w:author="Anna Rose" w:date="2026-05-27T13:02:00Z">
          <w:r w:rsidRPr="00A116D6" w:rsidDel="001F34EE">
            <w:delText> </w:delText>
          </w:r>
        </w:del>
        <w:r w:rsidRPr="00A116D6">
          <w:t>Die Rechte an den vom Nutzer in die App eingestellten Inhalten (z.B. Texte, Fotos) verbleiben beim Nutzer. Der Nutzer räumt der Anbieterin ein einfaches, nicht übertragbares Recht ein, diese Inhalte ausschliesslich zum Betrieb der App und zur Vertragserfüllung zu nutzen</w:t>
        </w:r>
      </w:ins>
    </w:p>
    <w:p w14:paraId="4709E633" w14:textId="77777777" w:rsidR="003E41F0" w:rsidRDefault="003E41F0">
      <w:pPr>
        <w:spacing w:before="80" w:after="80"/>
      </w:pPr>
    </w:p>
    <w:p w14:paraId="61D0FA28" w14:textId="70B20583" w:rsidR="003E41F0" w:rsidRDefault="006977C8">
      <w:pPr>
        <w:pStyle w:val="berschrift1"/>
      </w:pPr>
      <w:r>
        <w:rPr>
          <w:color w:val="1E40AF"/>
        </w:rPr>
        <w:t xml:space="preserve">10. </w:t>
      </w:r>
      <w:ins w:id="98" w:author="Anna Rose" w:date="2026-05-27T12:54:00Z">
        <w:r w:rsidR="002971E6">
          <w:rPr>
            <w:color w:val="1E40AF"/>
          </w:rPr>
          <w:t>Ä</w:t>
        </w:r>
      </w:ins>
      <w:del w:id="99" w:author="Anna Rose" w:date="2026-05-27T12:54:00Z">
        <w:r w:rsidDel="002971E6">
          <w:rPr>
            <w:color w:val="1E40AF"/>
          </w:rPr>
          <w:delText>Ae</w:delText>
        </w:r>
      </w:del>
      <w:r>
        <w:rPr>
          <w:color w:val="1E40AF"/>
        </w:rPr>
        <w:t>nderungen der AGB</w:t>
      </w:r>
    </w:p>
    <w:p w14:paraId="2919C340" w14:textId="18E067F1" w:rsidR="003E41F0" w:rsidRDefault="006977C8">
      <w:pPr>
        <w:spacing w:before="80" w:after="120"/>
      </w:pPr>
      <w:r>
        <w:rPr>
          <w:color w:val="1F2937"/>
        </w:rPr>
        <w:t>Die Anbieterin beh</w:t>
      </w:r>
      <w:ins w:id="100" w:author="Anna Rose" w:date="2026-05-27T12:54:00Z">
        <w:r w:rsidR="002971E6">
          <w:rPr>
            <w:color w:val="1F2937"/>
          </w:rPr>
          <w:t>ä</w:t>
        </w:r>
      </w:ins>
      <w:del w:id="101" w:author="Anna Rose" w:date="2026-05-27T12:54:00Z">
        <w:r w:rsidDel="002971E6">
          <w:rPr>
            <w:color w:val="1F2937"/>
          </w:rPr>
          <w:delText>ae</w:delText>
        </w:r>
      </w:del>
      <w:r>
        <w:rPr>
          <w:color w:val="1F2937"/>
        </w:rPr>
        <w:t xml:space="preserve">lt sich vor, diese AGB jederzeit zu </w:t>
      </w:r>
      <w:ins w:id="102" w:author="Anna Rose" w:date="2026-05-27T12:55:00Z">
        <w:r w:rsidR="002971E6">
          <w:rPr>
            <w:color w:val="1F2937"/>
          </w:rPr>
          <w:t>ä</w:t>
        </w:r>
      </w:ins>
      <w:del w:id="103" w:author="Anna Rose" w:date="2026-05-27T12:55:00Z">
        <w:r w:rsidDel="002971E6">
          <w:rPr>
            <w:color w:val="1F2937"/>
          </w:rPr>
          <w:delText>ae</w:delText>
        </w:r>
      </w:del>
      <w:r>
        <w:rPr>
          <w:color w:val="1F2937"/>
        </w:rPr>
        <w:t xml:space="preserve">ndern. Nutzer werden per E-Mail </w:t>
      </w:r>
      <w:ins w:id="104" w:author="Anna Rose" w:date="2026-05-27T12:55:00Z">
        <w:r w:rsidR="002971E6">
          <w:rPr>
            <w:color w:val="1F2937"/>
          </w:rPr>
          <w:t>ü</w:t>
        </w:r>
      </w:ins>
      <w:del w:id="105" w:author="Anna Rose" w:date="2026-05-27T12:55:00Z">
        <w:r w:rsidDel="002971E6">
          <w:rPr>
            <w:color w:val="1F2937"/>
          </w:rPr>
          <w:delText>ue</w:delText>
        </w:r>
      </w:del>
      <w:r>
        <w:rPr>
          <w:color w:val="1F2937"/>
        </w:rPr>
        <w:t xml:space="preserve">ber wesentliche </w:t>
      </w:r>
      <w:ins w:id="106" w:author="Anna Rose" w:date="2026-05-27T12:55:00Z">
        <w:r w:rsidR="002971E6">
          <w:rPr>
            <w:color w:val="1F2937"/>
          </w:rPr>
          <w:t>Ä</w:t>
        </w:r>
      </w:ins>
      <w:del w:id="107" w:author="Anna Rose" w:date="2026-05-27T12:55:00Z">
        <w:r w:rsidDel="002971E6">
          <w:rPr>
            <w:color w:val="1F2937"/>
          </w:rPr>
          <w:delText>Ae</w:delText>
        </w:r>
      </w:del>
      <w:r>
        <w:rPr>
          <w:color w:val="1F2937"/>
        </w:rPr>
        <w:t>nderungen informiert. Widerspricht der Nutzer nicht innerhalb von 30 Tagen, gelten die neuen AGB als akzeptiert.</w:t>
      </w:r>
      <w:ins w:id="108" w:author="Simon Schmid" w:date="2026-05-21T11:37:00Z">
        <w:r w:rsidR="00A116D6">
          <w:rPr>
            <w:color w:val="1F2937"/>
          </w:rPr>
          <w:t xml:space="preserve"> Akzeptiert der Nutzer die geänderten AGB nicht, so </w:t>
        </w:r>
        <w:r w:rsidR="00814EB9">
          <w:rPr>
            <w:color w:val="1F2937"/>
          </w:rPr>
          <w:t>können be</w:t>
        </w:r>
      </w:ins>
      <w:ins w:id="109" w:author="Simon Schmid" w:date="2026-05-21T11:38:00Z">
        <w:r w:rsidR="00814EB9">
          <w:rPr>
            <w:color w:val="1F2937"/>
          </w:rPr>
          <w:t>ide Parteien den Vertrag ordentlich kündigen.</w:t>
        </w:r>
      </w:ins>
    </w:p>
    <w:p w14:paraId="5C64253F" w14:textId="77777777" w:rsidR="003E41F0" w:rsidRDefault="003E41F0">
      <w:pPr>
        <w:spacing w:before="80" w:after="80"/>
      </w:pPr>
    </w:p>
    <w:p w14:paraId="08F5C82B" w14:textId="77777777" w:rsidR="003E41F0" w:rsidRDefault="006977C8">
      <w:pPr>
        <w:pStyle w:val="berschrift1"/>
      </w:pPr>
      <w:r>
        <w:rPr>
          <w:color w:val="1E40AF"/>
        </w:rPr>
        <w:t>11. Vertragsbeendigung</w:t>
      </w:r>
    </w:p>
    <w:p w14:paraId="69AD9BD1" w14:textId="6EB9ADE2" w:rsidR="00814EB9" w:rsidRPr="00814EB9" w:rsidRDefault="006977C8">
      <w:pPr>
        <w:spacing w:before="80" w:after="120"/>
        <w:rPr>
          <w:ins w:id="110" w:author="Simon Schmid" w:date="2026-05-21T11:39:00Z"/>
          <w:color w:val="1F2937"/>
        </w:rPr>
      </w:pPr>
      <w:del w:id="111" w:author="Simon Schmid" w:date="2026-05-21T11:42:00Z">
        <w:r w:rsidDel="00814EB9">
          <w:rPr>
            <w:color w:val="1F2937"/>
          </w:rPr>
          <w:delText xml:space="preserve">Die Anbieterin kann das Nutzerkonto bei schwerem Verstoss gegen diese AGB fristlos sperren oder loeschen. Nach Vertragsende koennen Daten waehrend 30 Tagen exportiert </w:delText>
        </w:r>
        <w:r w:rsidRPr="00814EB9" w:rsidDel="00814EB9">
          <w:rPr>
            <w:color w:val="1F2937"/>
          </w:rPr>
          <w:delText>werden, danach werden sie unwiderruflich geloescht.</w:delText>
        </w:r>
      </w:del>
    </w:p>
    <w:p w14:paraId="20B8FDBD" w14:textId="77777777" w:rsidR="001F34EE" w:rsidRDefault="001F34EE" w:rsidP="00814EB9">
      <w:pPr>
        <w:spacing w:before="80" w:after="120"/>
        <w:rPr>
          <w:ins w:id="112" w:author="Anna Rose" w:date="2026-05-27T13:00:00Z"/>
          <w:color w:val="1F2937"/>
        </w:rPr>
      </w:pPr>
      <w:ins w:id="113" w:author="Anna Rose" w:date="2026-05-27T12:59:00Z">
        <w:r>
          <w:rPr>
            <w:color w:val="1F2937"/>
          </w:rPr>
          <w:t xml:space="preserve">Monatsabonnements: Kündigung mit einer Frist von einem Monat zum Ende des laufenden </w:t>
        </w:r>
      </w:ins>
      <w:ins w:id="114" w:author="Anna Rose" w:date="2026-05-27T13:00:00Z">
        <w:r>
          <w:rPr>
            <w:color w:val="1F2937"/>
          </w:rPr>
          <w:t>Kalendermonats.</w:t>
        </w:r>
      </w:ins>
    </w:p>
    <w:p w14:paraId="1A713A86" w14:textId="77777777" w:rsidR="001F34EE" w:rsidRDefault="001F34EE" w:rsidP="00814EB9">
      <w:pPr>
        <w:spacing w:before="80" w:after="120"/>
        <w:rPr>
          <w:ins w:id="115" w:author="Anna Rose" w:date="2026-05-27T13:00:00Z"/>
          <w:color w:val="1F2937"/>
        </w:rPr>
      </w:pPr>
    </w:p>
    <w:p w14:paraId="54C2FB70" w14:textId="77777777" w:rsidR="001F34EE" w:rsidRDefault="001F34EE" w:rsidP="00814EB9">
      <w:pPr>
        <w:spacing w:before="80" w:after="120"/>
        <w:rPr>
          <w:ins w:id="116" w:author="Anna Rose" w:date="2026-05-27T13:00:00Z"/>
          <w:color w:val="1F2937"/>
        </w:rPr>
      </w:pPr>
      <w:ins w:id="117" w:author="Anna Rose" w:date="2026-05-27T13:00:00Z">
        <w:r>
          <w:rPr>
            <w:color w:val="1F2937"/>
          </w:rPr>
          <w:t xml:space="preserve">Jahresabonnements: Kündigung mit einer Frist von einem Monat zum Ende des laufenden </w:t>
        </w:r>
        <w:proofErr w:type="spellStart"/>
        <w:r>
          <w:rPr>
            <w:color w:val="1F2937"/>
          </w:rPr>
          <w:t>Vetragsjahres</w:t>
        </w:r>
        <w:proofErr w:type="spellEnd"/>
        <w:r>
          <w:rPr>
            <w:color w:val="1F2937"/>
          </w:rPr>
          <w:t xml:space="preserve">. </w:t>
        </w:r>
      </w:ins>
    </w:p>
    <w:p w14:paraId="6E36F4C3" w14:textId="036DA762" w:rsidR="00044C7C" w:rsidRDefault="00044C7C" w:rsidP="00814EB9">
      <w:pPr>
        <w:spacing w:before="80" w:after="120"/>
        <w:rPr>
          <w:ins w:id="118" w:author="Simon Schmid" w:date="2026-05-21T12:04:00Z"/>
        </w:rPr>
      </w:pPr>
      <w:ins w:id="119" w:author="Simon Schmid" w:date="2026-05-21T12:04:00Z">
        <w:del w:id="120" w:author="Anna Rose" w:date="2026-05-27T13:00:00Z">
          <w:r w:rsidRPr="00A116D6" w:rsidDel="001F34EE">
            <w:rPr>
              <w:color w:val="1F2937"/>
            </w:rPr>
            <w:delText xml:space="preserve">Beide Parteien können diesen Vertrag unter Einhaltung einer Kündigungsfrist von einem Monat zum Ende des laufenden </w:delText>
          </w:r>
          <w:commentRangeStart w:id="121"/>
          <w:r w:rsidRPr="00A116D6" w:rsidDel="001F34EE">
            <w:rPr>
              <w:color w:val="1F2937"/>
            </w:rPr>
            <w:delText>Abrechnungszeitraums</w:delText>
          </w:r>
        </w:del>
      </w:ins>
      <w:commentRangeEnd w:id="121"/>
      <w:ins w:id="122" w:author="Simon Schmid" w:date="2026-05-21T12:05:00Z">
        <w:del w:id="123" w:author="Anna Rose" w:date="2026-05-27T13:00:00Z">
          <w:r w:rsidDel="001F34EE">
            <w:rPr>
              <w:rStyle w:val="Kommentarzeichen"/>
            </w:rPr>
            <w:commentReference w:id="121"/>
          </w:r>
        </w:del>
      </w:ins>
      <w:ins w:id="124" w:author="Simon Schmid" w:date="2026-05-21T12:04:00Z">
        <w:del w:id="125" w:author="Anna Rose" w:date="2026-05-27T13:00:00Z">
          <w:r w:rsidDel="001F34EE">
            <w:rPr>
              <w:color w:val="1F2937"/>
            </w:rPr>
            <w:delText xml:space="preserve"> ordentlich kündigen. </w:delText>
          </w:r>
        </w:del>
        <w:r>
          <w:rPr>
            <w:color w:val="1F2937"/>
          </w:rPr>
          <w:t>Eine R</w:t>
        </w:r>
      </w:ins>
      <w:ins w:id="126" w:author="Anna Rose" w:date="2026-05-27T13:01:00Z">
        <w:r w:rsidR="001F34EE">
          <w:rPr>
            <w:color w:val="1F2937"/>
          </w:rPr>
          <w:t>ü</w:t>
        </w:r>
      </w:ins>
      <w:ins w:id="127" w:author="Simon Schmid" w:date="2026-05-21T12:04:00Z">
        <w:del w:id="128" w:author="Anna Rose" w:date="2026-05-27T13:01:00Z">
          <w:r w:rsidDel="001F34EE">
            <w:rPr>
              <w:color w:val="1F2937"/>
            </w:rPr>
            <w:delText>ue</w:delText>
          </w:r>
        </w:del>
        <w:r>
          <w:rPr>
            <w:color w:val="1F2937"/>
          </w:rPr>
          <w:t>ckerstattung bereits bezahlter Betr</w:t>
        </w:r>
        <w:del w:id="129" w:author="Anna Rose" w:date="2026-05-27T13:01:00Z">
          <w:r w:rsidDel="001F34EE">
            <w:rPr>
              <w:color w:val="1F2937"/>
            </w:rPr>
            <w:delText>ae</w:delText>
          </w:r>
        </w:del>
      </w:ins>
      <w:ins w:id="130" w:author="Anna Rose" w:date="2026-05-27T13:01:00Z">
        <w:r w:rsidR="001F34EE">
          <w:rPr>
            <w:color w:val="1F2937"/>
          </w:rPr>
          <w:t>ä</w:t>
        </w:r>
      </w:ins>
      <w:ins w:id="131" w:author="Simon Schmid" w:date="2026-05-21T12:04:00Z">
        <w:r>
          <w:rPr>
            <w:color w:val="1F2937"/>
          </w:rPr>
          <w:t>ge erfolgt nicht. Ohne fristgerechte Kündigung läuft das Abonnement weiter.</w:t>
        </w:r>
      </w:ins>
    </w:p>
    <w:p w14:paraId="4060804C" w14:textId="5FC39BA5" w:rsidR="00814EB9" w:rsidRPr="00814EB9" w:rsidRDefault="00814EB9" w:rsidP="00814EB9">
      <w:pPr>
        <w:spacing w:before="80" w:after="120"/>
        <w:rPr>
          <w:ins w:id="132" w:author="Simon Schmid" w:date="2026-05-21T11:41:00Z"/>
        </w:rPr>
      </w:pPr>
      <w:ins w:id="133" w:author="Simon Schmid" w:date="2026-05-21T11:41:00Z">
        <w:r w:rsidRPr="00814EB9">
          <w:lastRenderedPageBreak/>
          <w:t>Die Anbieterin ist berechtigt, den Vertrag aus wichtigem Grund fristlos zu kündigen oder das Nutzerkonto fristlos zu sperren bzw. zu löschen. Ein wichtiger Grund liegt insbesondere vor, wenn:</w:t>
        </w:r>
      </w:ins>
    </w:p>
    <w:p w14:paraId="5126C936" w14:textId="77777777" w:rsidR="00814EB9" w:rsidRPr="00814EB9" w:rsidRDefault="00814EB9" w:rsidP="00814EB9">
      <w:pPr>
        <w:numPr>
          <w:ilvl w:val="0"/>
          <w:numId w:val="3"/>
        </w:numPr>
        <w:spacing w:before="80" w:after="120"/>
        <w:rPr>
          <w:ins w:id="134" w:author="Simon Schmid" w:date="2026-05-21T11:41:00Z"/>
        </w:rPr>
      </w:pPr>
      <w:ins w:id="135" w:author="Simon Schmid" w:date="2026-05-21T11:41:00Z">
        <w:r w:rsidRPr="00814EB9">
          <w:t>der Nutzer in schwerwiegender Weise gegen diese AGB verstösst;</w:t>
        </w:r>
      </w:ins>
    </w:p>
    <w:p w14:paraId="58020225" w14:textId="77777777" w:rsidR="00814EB9" w:rsidRPr="00814EB9" w:rsidRDefault="00814EB9" w:rsidP="00814EB9">
      <w:pPr>
        <w:numPr>
          <w:ilvl w:val="0"/>
          <w:numId w:val="3"/>
        </w:numPr>
        <w:spacing w:before="80" w:after="120"/>
        <w:rPr>
          <w:ins w:id="136" w:author="Simon Schmid" w:date="2026-05-21T11:41:00Z"/>
        </w:rPr>
      </w:pPr>
      <w:ins w:id="137" w:author="Simon Schmid" w:date="2026-05-21T11:41:00Z">
        <w:r w:rsidRPr="00814EB9">
          <w:t>der Nutzer die App für rechtswidrige Zwecke verwendet oder Rechte Dritter verletzt;</w:t>
        </w:r>
      </w:ins>
    </w:p>
    <w:p w14:paraId="60192400" w14:textId="77777777" w:rsidR="00814EB9" w:rsidRPr="00814EB9" w:rsidRDefault="00814EB9" w:rsidP="00814EB9">
      <w:pPr>
        <w:numPr>
          <w:ilvl w:val="0"/>
          <w:numId w:val="3"/>
        </w:numPr>
        <w:spacing w:before="80" w:after="120"/>
        <w:rPr>
          <w:ins w:id="138" w:author="Simon Schmid" w:date="2026-05-21T11:41:00Z"/>
        </w:rPr>
      </w:pPr>
      <w:ins w:id="139" w:author="Simon Schmid" w:date="2026-05-21T11:41:00Z">
        <w:r w:rsidRPr="00814EB9">
          <w:t>trotz Mahnung fällige Zahlungen nicht geleistet werden;</w:t>
        </w:r>
      </w:ins>
    </w:p>
    <w:p w14:paraId="3F86F6AE" w14:textId="77777777" w:rsidR="00814EB9" w:rsidRPr="00814EB9" w:rsidRDefault="00814EB9" w:rsidP="00814EB9">
      <w:pPr>
        <w:numPr>
          <w:ilvl w:val="0"/>
          <w:numId w:val="3"/>
        </w:numPr>
        <w:spacing w:before="80" w:after="120"/>
        <w:rPr>
          <w:ins w:id="140" w:author="Simon Schmid" w:date="2026-05-21T11:41:00Z"/>
        </w:rPr>
      </w:pPr>
      <w:ins w:id="141" w:author="Simon Schmid" w:date="2026-05-21T11:41:00Z">
        <w:r w:rsidRPr="00814EB9">
          <w:t>der Nutzer unrichtige oder irreführende Angaben bei der Registrierung gemacht hat.</w:t>
        </w:r>
      </w:ins>
    </w:p>
    <w:p w14:paraId="37B25385" w14:textId="77777777" w:rsidR="00814EB9" w:rsidRPr="00814EB9" w:rsidRDefault="00814EB9" w:rsidP="00814EB9">
      <w:pPr>
        <w:spacing w:before="80" w:after="120"/>
        <w:rPr>
          <w:ins w:id="142" w:author="Simon Schmid" w:date="2026-05-21T11:41:00Z"/>
        </w:rPr>
      </w:pPr>
      <w:ins w:id="143" w:author="Simon Schmid" w:date="2026-05-21T11:41:00Z">
        <w:r w:rsidRPr="00814EB9">
          <w:br/>
          <w:t>Der Nutzer ist berechtigt, den Vertrag aus wichtigem Grund fristlos zu kündigen, wenn die Anbieterin schwerwiegend gegen wesentliche Vertragspflichten verstösst und den Verstoss trotz angemessener Fristsetzung nicht behebt.</w:t>
        </w:r>
      </w:ins>
    </w:p>
    <w:p w14:paraId="64B971F1" w14:textId="77777777" w:rsidR="00814EB9" w:rsidRDefault="00814EB9">
      <w:pPr>
        <w:spacing w:before="80" w:after="120"/>
      </w:pPr>
    </w:p>
    <w:p w14:paraId="7DCBEDC2" w14:textId="77777777" w:rsidR="003E41F0" w:rsidRDefault="003E41F0">
      <w:pPr>
        <w:spacing w:before="80" w:after="80"/>
      </w:pPr>
    </w:p>
    <w:p w14:paraId="136D37E5" w14:textId="77777777" w:rsidR="003E41F0" w:rsidRDefault="006977C8">
      <w:pPr>
        <w:pStyle w:val="berschrift1"/>
      </w:pPr>
      <w:r>
        <w:rPr>
          <w:color w:val="1E40AF"/>
        </w:rPr>
        <w:t>12. Anwendbares Recht und Gerichtsstand</w:t>
      </w:r>
    </w:p>
    <w:p w14:paraId="60060EF3" w14:textId="77777777" w:rsidR="003E41F0" w:rsidRDefault="006977C8">
      <w:pPr>
        <w:spacing w:before="80" w:after="120"/>
      </w:pPr>
      <w:r>
        <w:rPr>
          <w:color w:val="1F2937"/>
        </w:rPr>
        <w:t>Diese AGB unterliegen Schweizer Recht. Als Gerichtsstand wird Luzern vereinbart.</w:t>
      </w:r>
    </w:p>
    <w:p w14:paraId="63787A69" w14:textId="77777777" w:rsidR="003E41F0" w:rsidRDefault="003E41F0">
      <w:pPr>
        <w:spacing w:before="80" w:after="80"/>
      </w:pPr>
    </w:p>
    <w:p w14:paraId="1FFCEAD5" w14:textId="77777777" w:rsidR="003E41F0" w:rsidRPr="00EA03EE" w:rsidRDefault="006977C8">
      <w:pPr>
        <w:pStyle w:val="berschrift1"/>
        <w:rPr>
          <w:lang w:val="en-US"/>
          <w:rPrChange w:id="144" w:author="Anna Rose" w:date="2026-05-27T11:50:00Z">
            <w:rPr/>
          </w:rPrChange>
        </w:rPr>
      </w:pPr>
      <w:r w:rsidRPr="00EA03EE">
        <w:rPr>
          <w:color w:val="1E40AF"/>
          <w:lang w:val="en-US"/>
          <w:rPrChange w:id="145" w:author="Anna Rose" w:date="2026-05-27T11:50:00Z">
            <w:rPr>
              <w:color w:val="1E40AF"/>
            </w:rPr>
          </w:rPrChange>
        </w:rPr>
        <w:t xml:space="preserve">13. </w:t>
      </w:r>
      <w:proofErr w:type="spellStart"/>
      <w:r w:rsidRPr="00EA03EE">
        <w:rPr>
          <w:color w:val="1E40AF"/>
          <w:lang w:val="en-US"/>
          <w:rPrChange w:id="146" w:author="Anna Rose" w:date="2026-05-27T11:50:00Z">
            <w:rPr>
              <w:color w:val="1E40AF"/>
            </w:rPr>
          </w:rPrChange>
        </w:rPr>
        <w:t>Kontakt</w:t>
      </w:r>
      <w:proofErr w:type="spellEnd"/>
    </w:p>
    <w:p w14:paraId="44C9BB4E" w14:textId="77777777" w:rsidR="003E41F0" w:rsidRPr="00EA03EE" w:rsidRDefault="006977C8">
      <w:pPr>
        <w:spacing w:before="80" w:after="120"/>
        <w:rPr>
          <w:lang w:val="en-US"/>
          <w:rPrChange w:id="147" w:author="Anna Rose" w:date="2026-05-27T11:50:00Z">
            <w:rPr/>
          </w:rPrChange>
        </w:rPr>
      </w:pPr>
      <w:r w:rsidRPr="00EA03EE">
        <w:rPr>
          <w:color w:val="1F2937"/>
          <w:lang w:val="en-US"/>
          <w:rPrChange w:id="148" w:author="Anna Rose" w:date="2026-05-27T11:50:00Z">
            <w:rPr>
              <w:color w:val="1F2937"/>
            </w:rPr>
          </w:rPrChange>
        </w:rPr>
        <w:t>Anna Rose Office Services</w:t>
      </w:r>
    </w:p>
    <w:p w14:paraId="0A237595" w14:textId="77777777" w:rsidR="003E41F0" w:rsidRPr="00EA03EE" w:rsidRDefault="006977C8">
      <w:pPr>
        <w:spacing w:before="80" w:after="120"/>
        <w:rPr>
          <w:lang w:val="en-US"/>
          <w:rPrChange w:id="149" w:author="Anna Rose" w:date="2026-05-27T11:50:00Z">
            <w:rPr/>
          </w:rPrChange>
        </w:rPr>
      </w:pPr>
      <w:proofErr w:type="spellStart"/>
      <w:r w:rsidRPr="00EA03EE">
        <w:rPr>
          <w:color w:val="1F2937"/>
          <w:lang w:val="en-US"/>
          <w:rPrChange w:id="150" w:author="Anna Rose" w:date="2026-05-27T11:50:00Z">
            <w:rPr>
              <w:color w:val="1F2937"/>
            </w:rPr>
          </w:rPrChange>
        </w:rPr>
        <w:t>Seilerhof</w:t>
      </w:r>
      <w:proofErr w:type="spellEnd"/>
      <w:r w:rsidRPr="00EA03EE">
        <w:rPr>
          <w:color w:val="1F2937"/>
          <w:lang w:val="en-US"/>
          <w:rPrChange w:id="151" w:author="Anna Rose" w:date="2026-05-27T11:50:00Z">
            <w:rPr>
              <w:color w:val="1F2937"/>
            </w:rPr>
          </w:rPrChange>
        </w:rPr>
        <w:t xml:space="preserve"> 9, 6344 </w:t>
      </w:r>
      <w:proofErr w:type="spellStart"/>
      <w:r w:rsidRPr="00EA03EE">
        <w:rPr>
          <w:color w:val="1F2937"/>
          <w:lang w:val="en-US"/>
          <w:rPrChange w:id="152" w:author="Anna Rose" w:date="2026-05-27T11:50:00Z">
            <w:rPr>
              <w:color w:val="1F2937"/>
            </w:rPr>
          </w:rPrChange>
        </w:rPr>
        <w:t>Meierskappel</w:t>
      </w:r>
      <w:proofErr w:type="spellEnd"/>
    </w:p>
    <w:p w14:paraId="0D628B3B" w14:textId="77777777" w:rsidR="003E41F0" w:rsidRPr="00EA03EE" w:rsidRDefault="006977C8">
      <w:pPr>
        <w:spacing w:before="80" w:after="120"/>
        <w:rPr>
          <w:lang w:val="en-US"/>
          <w:rPrChange w:id="153" w:author="Anna Rose" w:date="2026-05-27T11:50:00Z">
            <w:rPr/>
          </w:rPrChange>
        </w:rPr>
      </w:pPr>
      <w:r w:rsidRPr="00EA03EE">
        <w:rPr>
          <w:color w:val="1F2937"/>
          <w:lang w:val="en-US"/>
          <w:rPrChange w:id="154" w:author="Anna Rose" w:date="2026-05-27T11:50:00Z">
            <w:rPr>
              <w:color w:val="1F2937"/>
            </w:rPr>
          </w:rPrChange>
        </w:rPr>
        <w:t>anna.rose@gmx.ch</w:t>
      </w:r>
    </w:p>
    <w:sectPr w:rsidR="003E41F0" w:rsidRPr="00EA03EE">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0" w:author="Simon Schmid" w:date="2026-05-21T11:45:00Z" w:initials="SS">
    <w:p w14:paraId="515371FA" w14:textId="77777777" w:rsidR="00814EB9" w:rsidRDefault="00814EB9" w:rsidP="00814EB9">
      <w:pPr>
        <w:pStyle w:val="Kommentartext"/>
      </w:pPr>
      <w:r>
        <w:rPr>
          <w:rStyle w:val="Kommentarzeichen"/>
        </w:rPr>
        <w:annotationRef/>
      </w:r>
      <w:r>
        <w:t>Damit die AGB Vertragsbestandteil werden, ist dann zumindest ein Verweis auf die AGB beim Vertragsschluss nötig</w:t>
      </w:r>
    </w:p>
  </w:comment>
  <w:comment w:id="121" w:author="Simon Schmid" w:date="2026-05-21T12:05:00Z" w:initials="SS">
    <w:p w14:paraId="09B5235B" w14:textId="77777777" w:rsidR="00044C7C" w:rsidRDefault="00044C7C" w:rsidP="00044C7C">
      <w:pPr>
        <w:pStyle w:val="Kommentartext"/>
      </w:pPr>
      <w:r>
        <w:rPr>
          <w:rStyle w:val="Kommentarzeichen"/>
        </w:rPr>
        <w:annotationRef/>
      </w:r>
      <w:r>
        <w:t>Abrechnungszeitraum idealerweise noch konkretisieren, um Streitigkeiten hierrüber vorzubeugen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15371FA" w15:done="0"/>
  <w15:commentEx w15:paraId="09B523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0B5FED" w16cex:dateUtc="2026-05-21T09:45:00Z"/>
  <w16cex:commentExtensible w16cex:durableId="3CD11024" w16cex:dateUtc="2026-05-21T10: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15371FA" w16cid:durableId="610B5FED"/>
  <w16cid:commentId w16cid:paraId="09B5235B" w16cid:durableId="3CD1102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altName w:val="Calibri"/>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9773B"/>
    <w:multiLevelType w:val="hybridMultilevel"/>
    <w:tmpl w:val="C4C2D1A4"/>
    <w:lvl w:ilvl="0" w:tplc="33220954">
      <w:start w:val="1"/>
      <w:numFmt w:val="bullet"/>
      <w:lvlText w:val="●"/>
      <w:lvlJc w:val="left"/>
      <w:pPr>
        <w:ind w:left="720" w:hanging="360"/>
      </w:pPr>
    </w:lvl>
    <w:lvl w:ilvl="1" w:tplc="3554302E">
      <w:start w:val="1"/>
      <w:numFmt w:val="bullet"/>
      <w:lvlText w:val="○"/>
      <w:lvlJc w:val="left"/>
      <w:pPr>
        <w:ind w:left="1440" w:hanging="360"/>
      </w:pPr>
    </w:lvl>
    <w:lvl w:ilvl="2" w:tplc="E5C44D96">
      <w:start w:val="1"/>
      <w:numFmt w:val="bullet"/>
      <w:lvlText w:val="■"/>
      <w:lvlJc w:val="left"/>
      <w:pPr>
        <w:ind w:left="2160" w:hanging="360"/>
      </w:pPr>
    </w:lvl>
    <w:lvl w:ilvl="3" w:tplc="025E08A6">
      <w:start w:val="1"/>
      <w:numFmt w:val="bullet"/>
      <w:lvlText w:val="●"/>
      <w:lvlJc w:val="left"/>
      <w:pPr>
        <w:ind w:left="2880" w:hanging="360"/>
      </w:pPr>
    </w:lvl>
    <w:lvl w:ilvl="4" w:tplc="17441234">
      <w:start w:val="1"/>
      <w:numFmt w:val="bullet"/>
      <w:lvlText w:val="○"/>
      <w:lvlJc w:val="left"/>
      <w:pPr>
        <w:ind w:left="3600" w:hanging="360"/>
      </w:pPr>
    </w:lvl>
    <w:lvl w:ilvl="5" w:tplc="C3260326">
      <w:start w:val="1"/>
      <w:numFmt w:val="bullet"/>
      <w:lvlText w:val="■"/>
      <w:lvlJc w:val="left"/>
      <w:pPr>
        <w:ind w:left="4320" w:hanging="360"/>
      </w:pPr>
    </w:lvl>
    <w:lvl w:ilvl="6" w:tplc="444CAEAE">
      <w:start w:val="1"/>
      <w:numFmt w:val="bullet"/>
      <w:lvlText w:val="●"/>
      <w:lvlJc w:val="left"/>
      <w:pPr>
        <w:ind w:left="5040" w:hanging="360"/>
      </w:pPr>
    </w:lvl>
    <w:lvl w:ilvl="7" w:tplc="D6D8B336">
      <w:start w:val="1"/>
      <w:numFmt w:val="bullet"/>
      <w:lvlText w:val="●"/>
      <w:lvlJc w:val="left"/>
      <w:pPr>
        <w:ind w:left="5760" w:hanging="360"/>
      </w:pPr>
    </w:lvl>
    <w:lvl w:ilvl="8" w:tplc="C3F2BE3A">
      <w:start w:val="1"/>
      <w:numFmt w:val="bullet"/>
      <w:lvlText w:val="●"/>
      <w:lvlJc w:val="left"/>
      <w:pPr>
        <w:ind w:left="6480" w:hanging="360"/>
      </w:pPr>
    </w:lvl>
  </w:abstractNum>
  <w:abstractNum w:abstractNumId="1" w15:restartNumberingAfterBreak="0">
    <w:nsid w:val="43A12F1A"/>
    <w:multiLevelType w:val="multilevel"/>
    <w:tmpl w:val="5E9C0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32415B"/>
    <w:multiLevelType w:val="hybridMultilevel"/>
    <w:tmpl w:val="E00A7F12"/>
    <w:lvl w:ilvl="0" w:tplc="6ACA3738">
      <w:start w:val="1"/>
      <w:numFmt w:val="bullet"/>
      <w:lvlText w:val="-"/>
      <w:lvlJc w:val="left"/>
      <w:pPr>
        <w:ind w:left="720" w:hanging="360"/>
      </w:pPr>
    </w:lvl>
    <w:lvl w:ilvl="1" w:tplc="B5702C2A">
      <w:numFmt w:val="decimal"/>
      <w:lvlText w:val=""/>
      <w:lvlJc w:val="left"/>
    </w:lvl>
    <w:lvl w:ilvl="2" w:tplc="C8144118">
      <w:numFmt w:val="decimal"/>
      <w:lvlText w:val=""/>
      <w:lvlJc w:val="left"/>
    </w:lvl>
    <w:lvl w:ilvl="3" w:tplc="8E5CC5E6">
      <w:numFmt w:val="decimal"/>
      <w:lvlText w:val=""/>
      <w:lvlJc w:val="left"/>
    </w:lvl>
    <w:lvl w:ilvl="4" w:tplc="96D283F6">
      <w:numFmt w:val="decimal"/>
      <w:lvlText w:val=""/>
      <w:lvlJc w:val="left"/>
    </w:lvl>
    <w:lvl w:ilvl="5" w:tplc="E6BE9936">
      <w:numFmt w:val="decimal"/>
      <w:lvlText w:val=""/>
      <w:lvlJc w:val="left"/>
    </w:lvl>
    <w:lvl w:ilvl="6" w:tplc="41A6DD40">
      <w:numFmt w:val="decimal"/>
      <w:lvlText w:val=""/>
      <w:lvlJc w:val="left"/>
    </w:lvl>
    <w:lvl w:ilvl="7" w:tplc="9146D6CC">
      <w:numFmt w:val="decimal"/>
      <w:lvlText w:val=""/>
      <w:lvlJc w:val="left"/>
    </w:lvl>
    <w:lvl w:ilvl="8" w:tplc="F104E9F0">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nna Rose">
    <w15:presenceInfo w15:providerId="None" w15:userId="Anna Rose"/>
  </w15:person>
  <w15:person w15:author="Simon Schmid">
    <w15:presenceInfo w15:providerId="AD" w15:userId="S::simon.schmid@bhup.ch::9bd8268b-a352-4be9-9edc-bf05ef61c0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displayBackgroundShape/>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1F0"/>
    <w:rsid w:val="00044C7C"/>
    <w:rsid w:val="001F34EE"/>
    <w:rsid w:val="002971E6"/>
    <w:rsid w:val="003E41F0"/>
    <w:rsid w:val="0060290F"/>
    <w:rsid w:val="006977C8"/>
    <w:rsid w:val="006E72BA"/>
    <w:rsid w:val="00814EB9"/>
    <w:rsid w:val="00A116D6"/>
    <w:rsid w:val="00B13F56"/>
    <w:rsid w:val="00D45C93"/>
    <w:rsid w:val="00EA03E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2F5B9"/>
  <w15:docId w15:val="{76EEA444-688C-425A-B1DE-403FB0EE6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uiPriority w:val="9"/>
    <w:qFormat/>
    <w:pPr>
      <w:spacing w:before="400" w:after="160"/>
      <w:outlineLvl w:val="0"/>
    </w:pPr>
    <w:rPr>
      <w:b/>
      <w:bCs/>
      <w:sz w:val="32"/>
      <w:szCs w:val="32"/>
    </w:rPr>
  </w:style>
  <w:style w:type="paragraph" w:styleId="berschrift2">
    <w:name w:val="heading 2"/>
    <w:uiPriority w:val="9"/>
    <w:unhideWhenUsed/>
    <w:qFormat/>
    <w:pPr>
      <w:spacing w:before="280" w:after="120"/>
      <w:outlineLvl w:val="1"/>
    </w:pPr>
    <w:rPr>
      <w:b/>
      <w:bCs/>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Kommentarzeichen">
    <w:name w:val="annotation reference"/>
    <w:basedOn w:val="Absatz-Standardschriftart"/>
    <w:uiPriority w:val="99"/>
    <w:semiHidden/>
    <w:unhideWhenUsed/>
    <w:rsid w:val="00D45C93"/>
    <w:rPr>
      <w:sz w:val="16"/>
      <w:szCs w:val="16"/>
    </w:rPr>
  </w:style>
  <w:style w:type="paragraph" w:styleId="Kommentartext">
    <w:name w:val="annotation text"/>
    <w:basedOn w:val="Standard"/>
    <w:link w:val="KommentartextZchn"/>
    <w:uiPriority w:val="99"/>
    <w:unhideWhenUsed/>
    <w:rsid w:val="00D45C93"/>
    <w:rPr>
      <w:sz w:val="20"/>
      <w:szCs w:val="20"/>
    </w:rPr>
  </w:style>
  <w:style w:type="character" w:customStyle="1" w:styleId="KommentartextZchn">
    <w:name w:val="Kommentartext Zchn"/>
    <w:basedOn w:val="Absatz-Standardschriftart"/>
    <w:link w:val="Kommentartext"/>
    <w:uiPriority w:val="99"/>
    <w:rsid w:val="00D45C93"/>
    <w:rPr>
      <w:sz w:val="20"/>
      <w:szCs w:val="20"/>
    </w:rPr>
  </w:style>
  <w:style w:type="paragraph" w:styleId="Kommentarthema">
    <w:name w:val="annotation subject"/>
    <w:basedOn w:val="Kommentartext"/>
    <w:next w:val="Kommentartext"/>
    <w:link w:val="KommentarthemaZchn"/>
    <w:uiPriority w:val="99"/>
    <w:semiHidden/>
    <w:unhideWhenUsed/>
    <w:rsid w:val="00D45C93"/>
    <w:rPr>
      <w:b/>
      <w:bCs/>
    </w:rPr>
  </w:style>
  <w:style w:type="character" w:customStyle="1" w:styleId="KommentarthemaZchn">
    <w:name w:val="Kommentarthema Zchn"/>
    <w:basedOn w:val="KommentartextZchn"/>
    <w:link w:val="Kommentarthema"/>
    <w:uiPriority w:val="99"/>
    <w:semiHidden/>
    <w:rsid w:val="00D45C93"/>
    <w:rPr>
      <w:b/>
      <w:bCs/>
      <w:sz w:val="20"/>
      <w:szCs w:val="20"/>
    </w:rPr>
  </w:style>
  <w:style w:type="paragraph" w:styleId="berarbeitung">
    <w:name w:val="Revision"/>
    <w:hidden/>
    <w:uiPriority w:val="99"/>
    <w:semiHidden/>
    <w:rsid w:val="00D45C93"/>
  </w:style>
  <w:style w:type="paragraph" w:styleId="Sprechblasentext">
    <w:name w:val="Balloon Text"/>
    <w:basedOn w:val="Standard"/>
    <w:link w:val="SprechblasentextZchn"/>
    <w:uiPriority w:val="99"/>
    <w:semiHidden/>
    <w:unhideWhenUsed/>
    <w:rsid w:val="00EA03EE"/>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EA03EE"/>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9609311">
      <w:bodyDiv w:val="1"/>
      <w:marLeft w:val="0"/>
      <w:marRight w:val="0"/>
      <w:marTop w:val="0"/>
      <w:marBottom w:val="0"/>
      <w:divBdr>
        <w:top w:val="none" w:sz="0" w:space="0" w:color="auto"/>
        <w:left w:val="none" w:sz="0" w:space="0" w:color="auto"/>
        <w:bottom w:val="none" w:sz="0" w:space="0" w:color="auto"/>
        <w:right w:val="none" w:sz="0" w:space="0" w:color="auto"/>
      </w:divBdr>
      <w:divsChild>
        <w:div w:id="2032028995">
          <w:marLeft w:val="0"/>
          <w:marRight w:val="0"/>
          <w:marTop w:val="0"/>
          <w:marBottom w:val="0"/>
          <w:divBdr>
            <w:top w:val="single" w:sz="2" w:space="0" w:color="E5E7EB"/>
            <w:left w:val="single" w:sz="2" w:space="0" w:color="E5E7EB"/>
            <w:bottom w:val="single" w:sz="2" w:space="0" w:color="E5E7EB"/>
            <w:right w:val="single" w:sz="2" w:space="0" w:color="E5E7EB"/>
          </w:divBdr>
        </w:div>
        <w:div w:id="636883136">
          <w:marLeft w:val="0"/>
          <w:marRight w:val="0"/>
          <w:marTop w:val="0"/>
          <w:marBottom w:val="0"/>
          <w:divBdr>
            <w:top w:val="single" w:sz="2" w:space="0" w:color="E5E7EB"/>
            <w:left w:val="single" w:sz="2" w:space="0" w:color="E5E7EB"/>
            <w:bottom w:val="single" w:sz="2" w:space="0" w:color="E5E7EB"/>
            <w:right w:val="single" w:sz="2" w:space="0" w:color="E5E7EB"/>
          </w:divBdr>
        </w:div>
        <w:div w:id="585040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8982976">
      <w:bodyDiv w:val="1"/>
      <w:marLeft w:val="0"/>
      <w:marRight w:val="0"/>
      <w:marTop w:val="0"/>
      <w:marBottom w:val="0"/>
      <w:divBdr>
        <w:top w:val="none" w:sz="0" w:space="0" w:color="auto"/>
        <w:left w:val="none" w:sz="0" w:space="0" w:color="auto"/>
        <w:bottom w:val="none" w:sz="0" w:space="0" w:color="auto"/>
        <w:right w:val="none" w:sz="0" w:space="0" w:color="auto"/>
      </w:divBdr>
      <w:divsChild>
        <w:div w:id="1222212458">
          <w:marLeft w:val="0"/>
          <w:marRight w:val="0"/>
          <w:marTop w:val="0"/>
          <w:marBottom w:val="0"/>
          <w:divBdr>
            <w:top w:val="single" w:sz="2" w:space="0" w:color="E5E7EB"/>
            <w:left w:val="single" w:sz="2" w:space="0" w:color="E5E7EB"/>
            <w:bottom w:val="single" w:sz="2" w:space="0" w:color="E5E7EB"/>
            <w:right w:val="single" w:sz="2" w:space="0" w:color="E5E7EB"/>
          </w:divBdr>
        </w:div>
        <w:div w:id="1637447425">
          <w:marLeft w:val="0"/>
          <w:marRight w:val="0"/>
          <w:marTop w:val="0"/>
          <w:marBottom w:val="0"/>
          <w:divBdr>
            <w:top w:val="single" w:sz="2" w:space="0" w:color="E5E7EB"/>
            <w:left w:val="single" w:sz="2" w:space="0" w:color="E5E7EB"/>
            <w:bottom w:val="single" w:sz="2" w:space="0" w:color="E5E7EB"/>
            <w:right w:val="single" w:sz="2" w:space="0" w:color="E5E7EB"/>
          </w:divBdr>
        </w:div>
        <w:div w:id="356663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8/08/relationships/commentsExtensible" Target="commentsExtensible.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803</Words>
  <Characters>5062</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Anna Rose</cp:lastModifiedBy>
  <cp:revision>5</cp:revision>
  <dcterms:created xsi:type="dcterms:W3CDTF">2026-05-21T09:46:00Z</dcterms:created>
  <dcterms:modified xsi:type="dcterms:W3CDTF">2026-05-27T11:02:00Z</dcterms:modified>
</cp:coreProperties>
</file>